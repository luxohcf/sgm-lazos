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BA" w:rsidRPr="00DB271B" w:rsidRDefault="00031F00">
      <w:pPr>
        <w:spacing w:line="360" w:lineRule="auto"/>
        <w:rPr>
          <w:rFonts w:ascii="Arial" w:hAnsi="Arial" w:cs="Arial"/>
        </w:rPr>
      </w:pPr>
      <w:r>
        <w:rPr>
          <w:rFonts w:ascii="Arial" w:hAnsi="Arial" w:cs="Arial"/>
        </w:rPr>
        <mc:AlternateContent>
          <mc:Choice Requires="wps">
            <w:drawing>
              <wp:anchor distT="0" distB="0" distL="114935" distR="114935" simplePos="0" relativeHeight="251658240" behindDoc="0" locked="0" layoutInCell="1" allowOverlap="1" wp14:anchorId="1AA8918F" wp14:editId="4FE4EDD2">
                <wp:simplePos x="0" y="0"/>
                <wp:positionH relativeFrom="column">
                  <wp:posOffset>-365922</wp:posOffset>
                </wp:positionH>
                <wp:positionV relativeFrom="paragraph">
                  <wp:posOffset>-769620</wp:posOffset>
                </wp:positionV>
                <wp:extent cx="2903855" cy="991870"/>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991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0EA6" w:rsidRDefault="00A50EA6">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A50EA6" w:rsidRDefault="00A50EA6">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A50EA6" w:rsidRDefault="00A50EA6" w:rsidP="00031F00">
                            <w:pPr>
                              <w:pStyle w:val="Encabezado"/>
                              <w:spacing w:line="300" w:lineRule="exact"/>
                            </w:pPr>
                            <w:r w:rsidRPr="00391C32">
                              <w:rPr>
                                <w:rFonts w:ascii="Trebuchet MS" w:hAnsi="Trebuchet MS" w:cs="Trebuchet MS"/>
                                <w:b/>
                                <w:bCs/>
                                <w:color w:val="5F5F5F"/>
                              </w:rPr>
                              <w:t>Taller Integral de Proyecto Informático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28.8pt;margin-top:-60.6pt;width:228.65pt;height:78.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" stroked="f">
                <v:textbox inset="0,0,0,0">
                  <w:txbxContent>
                    <w:p w:rsidR="00A50EA6" w:rsidRDefault="00A50EA6">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A50EA6" w:rsidRDefault="00A50EA6">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A50EA6" w:rsidRDefault="00A50EA6" w:rsidP="00031F00">
                      <w:pPr>
                        <w:pStyle w:val="Encabezado"/>
                        <w:spacing w:line="300" w:lineRule="exact"/>
                      </w:pPr>
                      <w:r w:rsidRPr="00391C32">
                        <w:rPr>
                          <w:rFonts w:ascii="Trebuchet MS" w:hAnsi="Trebuchet MS" w:cs="Trebuchet MS"/>
                          <w:b/>
                          <w:bCs/>
                          <w:color w:val="5F5F5F"/>
                        </w:rPr>
                        <w:t>Taller Integral de Proyecto Informático</w:t>
                      </w:r>
                    </w:p>
                  </w:txbxContent>
                </v:textbox>
              </v:shape>
            </w:pict>
          </mc:Fallback>
        </mc:AlternateContent>
      </w: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031F00" w:rsidP="008A6D35">
      <w:pPr>
        <w:tabs>
          <w:tab w:val="left" w:pos="1935"/>
        </w:tabs>
        <w:jc w:val="center"/>
        <w:rPr>
          <w:rFonts w:ascii="Arial" w:hAnsi="Arial" w:cs="Arial"/>
          <w:sz w:val="40"/>
          <w:szCs w:val="40"/>
        </w:rPr>
      </w:pPr>
      <w:r w:rsidRPr="00031F00">
        <w:rPr>
          <w:rFonts w:ascii="Arial" w:hAnsi="Arial" w:cs="Arial"/>
          <w:sz w:val="40"/>
          <w:szCs w:val="40"/>
        </w:rPr>
        <w:t>Sistema</w:t>
      </w:r>
      <w:r>
        <w:rPr>
          <w:rFonts w:ascii="Arial" w:hAnsi="Arial" w:cs="Arial"/>
          <w:sz w:val="40"/>
          <w:szCs w:val="40"/>
        </w:rPr>
        <w:t xml:space="preserve"> Web</w:t>
      </w:r>
      <w:r w:rsidRPr="00031F00">
        <w:rPr>
          <w:rFonts w:ascii="Arial" w:hAnsi="Arial" w:cs="Arial"/>
          <w:sz w:val="40"/>
          <w:szCs w:val="40"/>
        </w:rPr>
        <w:t xml:space="preserve"> para la Gestión de mantenimientos y garantías par</w:t>
      </w:r>
      <w:r>
        <w:rPr>
          <w:rFonts w:ascii="Arial" w:hAnsi="Arial" w:cs="Arial"/>
          <w:sz w:val="40"/>
          <w:szCs w:val="40"/>
        </w:rPr>
        <w:t>a proyectos post-implementación para la empresa Lazos</w:t>
      </w: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Default="002901BA">
      <w:pPr>
        <w:tabs>
          <w:tab w:val="left" w:pos="1935"/>
        </w:tabs>
        <w:rPr>
          <w:rFonts w:ascii="Arial" w:hAnsi="Arial" w:cs="Arial"/>
        </w:rPr>
      </w:pPr>
    </w:p>
    <w:p w:rsidR="00031F00" w:rsidRDefault="002B3D84">
      <w:pPr>
        <w:tabs>
          <w:tab w:val="left" w:pos="1935"/>
        </w:tabs>
        <w:rPr>
          <w:rFonts w:ascii="Arial" w:hAnsi="Arial" w:cs="Arial"/>
        </w:rPr>
      </w:pPr>
      <w:r>
        <w:rPr>
          <w:rFonts w:ascii="Arial" w:hAnsi="Arial" w:cs="Arial"/>
        </w:rPr>
        <w:drawing>
          <wp:anchor distT="0" distB="0" distL="114300" distR="114300" simplePos="0" relativeHeight="251659264" behindDoc="0" locked="0" layoutInCell="1" allowOverlap="1">
            <wp:simplePos x="0" y="0"/>
            <wp:positionH relativeFrom="column">
              <wp:posOffset>3571240</wp:posOffset>
            </wp:positionH>
            <wp:positionV relativeFrom="paragraph">
              <wp:posOffset>118745</wp:posOffset>
            </wp:positionV>
            <wp:extent cx="2057400" cy="563245"/>
            <wp:effectExtent l="0" t="0" r="0" b="8255"/>
            <wp:wrapSquare wrapText="bothSides"/>
            <wp:docPr id="12" name="Imagen 12" descr="ina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ac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F00" w:rsidRPr="00DB271B" w:rsidRDefault="00031F00">
      <w:pPr>
        <w:tabs>
          <w:tab w:val="left" w:pos="1935"/>
        </w:tabs>
        <w:rPr>
          <w:rFonts w:ascii="Arial" w:hAnsi="Arial" w:cs="Arial"/>
        </w:rPr>
      </w:pPr>
    </w:p>
    <w:p w:rsidR="00031F00" w:rsidRDefault="00031F00" w:rsidP="006C1615">
      <w:pPr>
        <w:tabs>
          <w:tab w:val="center" w:pos="4419"/>
          <w:tab w:val="right" w:pos="8828"/>
        </w:tabs>
        <w:spacing w:after="0" w:line="300" w:lineRule="auto"/>
        <w:jc w:val="right"/>
        <w:rPr>
          <w:rFonts w:ascii="Arial" w:eastAsia="Trebuchet MS" w:hAnsi="Arial" w:cs="Arial"/>
          <w:b/>
          <w:color w:val="5F5F5F"/>
          <w:sz w:val="20"/>
        </w:rPr>
      </w:pPr>
    </w:p>
    <w:p w:rsidR="00031F00" w:rsidRDefault="00031F00" w:rsidP="00031F00">
      <w:pPr>
        <w:pStyle w:val="Encabezado"/>
        <w:spacing w:line="300" w:lineRule="exact"/>
        <w:jc w:val="right"/>
        <w:rPr>
          <w:rFonts w:ascii="Trebuchet MS" w:hAnsi="Trebuchet MS" w:cs="Trebuchet MS"/>
          <w:b/>
          <w:bCs/>
          <w:color w:val="5F5F5F"/>
          <w:sz w:val="20"/>
        </w:rPr>
      </w:pPr>
      <w:r>
        <w:rPr>
          <w:rFonts w:ascii="Trebuchet MS" w:hAnsi="Trebuchet MS" w:cs="Trebuchet MS"/>
          <w:b/>
          <w:bCs/>
          <w:color w:val="5F5F5F"/>
          <w:sz w:val="20"/>
        </w:rPr>
        <w:t>Nombre Alumno (a): Tracy Solange Padilla Sierra</w:t>
      </w:r>
    </w:p>
    <w:p w:rsidR="00031F00" w:rsidRDefault="00031F00" w:rsidP="00031F00">
      <w:pPr>
        <w:pStyle w:val="Encabezado"/>
        <w:spacing w:line="300" w:lineRule="exact"/>
        <w:jc w:val="right"/>
        <w:rPr>
          <w:rFonts w:ascii="Trebuchet MS" w:hAnsi="Trebuchet MS" w:cs="Trebuchet MS"/>
          <w:color w:val="5F5F5F"/>
          <w:sz w:val="20"/>
        </w:rPr>
      </w:pPr>
      <w:r>
        <w:rPr>
          <w:rFonts w:ascii="Arial" w:eastAsia="Trebuchet MS" w:hAnsi="Arial" w:cs="Arial"/>
          <w:b/>
          <w:color w:val="5F5F5F"/>
          <w:sz w:val="20"/>
        </w:rPr>
        <w:t xml:space="preserve">  </w:t>
      </w:r>
      <w:r w:rsidRPr="008A6D35">
        <w:rPr>
          <w:rFonts w:ascii="Arial" w:eastAsia="Trebuchet MS" w:hAnsi="Arial" w:cs="Arial"/>
          <w:b/>
          <w:color w:val="5F5F5F"/>
          <w:sz w:val="20"/>
        </w:rPr>
        <w:t>Luis Alberto Lizama Bustos</w:t>
      </w:r>
    </w:p>
    <w:p w:rsidR="00031F00" w:rsidRPr="00031F00" w:rsidRDefault="002C7D50" w:rsidP="00031F00">
      <w:pPr>
        <w:pStyle w:val="Encabezado"/>
        <w:spacing w:line="300" w:lineRule="exact"/>
        <w:jc w:val="right"/>
        <w:rPr>
          <w:rFonts w:ascii="Arial" w:eastAsia="Trebuchet MS" w:hAnsi="Arial" w:cs="Arial"/>
          <w:b/>
          <w:color w:val="5F5F5F"/>
          <w:sz w:val="20"/>
        </w:rPr>
      </w:pPr>
      <w:r>
        <w:rPr>
          <w:rFonts w:ascii="Arial" w:eastAsia="Trebuchet MS" w:hAnsi="Arial" w:cs="Arial"/>
          <w:b/>
          <w:color w:val="5F5F5F"/>
          <w:sz w:val="20"/>
        </w:rPr>
        <w:t xml:space="preserve">Juan </w:t>
      </w:r>
      <w:r w:rsidR="00031F00" w:rsidRPr="00031F00">
        <w:rPr>
          <w:rFonts w:ascii="Arial" w:eastAsia="Trebuchet MS" w:hAnsi="Arial" w:cs="Arial"/>
          <w:b/>
          <w:color w:val="5F5F5F"/>
          <w:sz w:val="20"/>
        </w:rPr>
        <w:t>Carlos Vallejos</w:t>
      </w:r>
      <w:r w:rsidRPr="002C7D50">
        <w:t xml:space="preserve"> </w:t>
      </w:r>
      <w:r w:rsidRPr="002C7D50">
        <w:rPr>
          <w:rFonts w:ascii="Arial" w:eastAsia="Trebuchet MS" w:hAnsi="Arial" w:cs="Arial"/>
          <w:b/>
          <w:color w:val="5F5F5F"/>
          <w:sz w:val="20"/>
        </w:rPr>
        <w:t>Obreque</w:t>
      </w:r>
    </w:p>
    <w:p w:rsidR="00031F00" w:rsidRDefault="00031F00" w:rsidP="00031F00">
      <w:pPr>
        <w:pStyle w:val="Encabezado"/>
        <w:spacing w:line="300" w:lineRule="exact"/>
        <w:jc w:val="right"/>
        <w:rPr>
          <w:rFonts w:ascii="Trebuchet MS" w:hAnsi="Trebuchet MS" w:cs="Trebuchet MS"/>
          <w:color w:val="5F5F5F"/>
          <w:sz w:val="20"/>
        </w:rPr>
      </w:pPr>
      <w:r>
        <w:rPr>
          <w:rFonts w:ascii="Trebuchet MS" w:hAnsi="Trebuchet MS" w:cs="Trebuchet MS"/>
          <w:color w:val="5F5F5F"/>
          <w:sz w:val="20"/>
        </w:rPr>
        <w:t xml:space="preserve">Nombre Profesor: </w:t>
      </w:r>
      <w:r w:rsidRPr="00391C32">
        <w:rPr>
          <w:rFonts w:ascii="Trebuchet MS" w:hAnsi="Trebuchet MS" w:cs="Trebuchet MS"/>
          <w:color w:val="5F5F5F"/>
          <w:sz w:val="20"/>
        </w:rPr>
        <w:t>Marisel Angélica Prado González</w:t>
      </w:r>
    </w:p>
    <w:p w:rsidR="00031F00" w:rsidRPr="00441452" w:rsidRDefault="00031F00" w:rsidP="00031F00">
      <w:pPr>
        <w:pStyle w:val="Encabezado"/>
        <w:spacing w:line="300" w:lineRule="exact"/>
        <w:jc w:val="right"/>
        <w:rPr>
          <w:rFonts w:ascii="Trebuchet MS" w:hAnsi="Trebuchet MS" w:cs="Trebuchet MS"/>
          <w:color w:val="5F5F5F"/>
          <w:sz w:val="20"/>
        </w:rPr>
      </w:pPr>
      <w:r>
        <w:rPr>
          <w:rFonts w:ascii="Trebuchet MS" w:hAnsi="Trebuchet MS" w:cs="Trebuchet MS"/>
          <w:color w:val="5F5F5F"/>
          <w:sz w:val="20"/>
        </w:rPr>
        <w:t>Sección: 075 Vespertino</w:t>
      </w:r>
    </w:p>
    <w:p w:rsidR="00031F00" w:rsidRDefault="00EA421E" w:rsidP="00031F00">
      <w:pPr>
        <w:pStyle w:val="Encabezado"/>
        <w:spacing w:line="300" w:lineRule="exact"/>
        <w:jc w:val="right"/>
      </w:pPr>
      <w:r>
        <w:rPr>
          <w:rFonts w:ascii="Trebuchet MS" w:hAnsi="Trebuchet MS" w:cs="Trebuchet MS"/>
          <w:color w:val="5F5F5F"/>
          <w:sz w:val="20"/>
        </w:rPr>
        <w:t>Fecha: 21</w:t>
      </w:r>
      <w:r w:rsidR="00031F00">
        <w:rPr>
          <w:rFonts w:ascii="Trebuchet MS" w:hAnsi="Trebuchet MS" w:cs="Trebuchet MS"/>
          <w:color w:val="5F5F5F"/>
          <w:sz w:val="20"/>
        </w:rPr>
        <w:t xml:space="preserve"> de Octubre del  2013</w:t>
      </w:r>
    </w:p>
    <w:p w:rsidR="00031F00" w:rsidRPr="00DB271B" w:rsidRDefault="00031F00" w:rsidP="00031F00">
      <w:pPr>
        <w:tabs>
          <w:tab w:val="center" w:pos="4419"/>
          <w:tab w:val="right" w:pos="8828"/>
        </w:tabs>
        <w:spacing w:after="0" w:line="300" w:lineRule="auto"/>
        <w:rPr>
          <w:rFonts w:ascii="Arial" w:hAnsi="Arial" w:cs="Arial"/>
        </w:rPr>
      </w:pPr>
    </w:p>
    <w:sdt>
      <w:sdtPr>
        <w:rPr>
          <w:rFonts w:ascii="Arial" w:eastAsia="Calibri" w:hAnsi="Arial" w:cs="Arial"/>
          <w:b w:val="0"/>
          <w:bCs w:val="0"/>
          <w:color w:val="000000"/>
          <w:sz w:val="22"/>
          <w:szCs w:val="22"/>
        </w:rPr>
        <w:id w:val="-2023387252"/>
        <w:docPartObj>
          <w:docPartGallery w:val="Table of Contents"/>
          <w:docPartUnique/>
        </w:docPartObj>
      </w:sdtPr>
      <w:sdtContent>
        <w:p w:rsidR="006C1615" w:rsidRPr="00567854" w:rsidRDefault="006C1615">
          <w:pPr>
            <w:pStyle w:val="TtulodeTDC"/>
            <w:rPr>
              <w:rFonts w:ascii="Arial" w:hAnsi="Arial" w:cs="Arial"/>
              <w:color w:val="auto"/>
            </w:rPr>
          </w:pPr>
          <w:r w:rsidRPr="00567854">
            <w:rPr>
              <w:rFonts w:ascii="Arial" w:hAnsi="Arial" w:cs="Arial"/>
              <w:color w:val="auto"/>
            </w:rPr>
            <w:t>Índice</w:t>
          </w:r>
          <w:r w:rsidR="00031F00" w:rsidRPr="00567854">
            <w:rPr>
              <w:rFonts w:ascii="Arial" w:hAnsi="Arial" w:cs="Arial"/>
              <w:color w:val="auto"/>
            </w:rPr>
            <w:t xml:space="preserve"> de contenido</w:t>
          </w:r>
        </w:p>
        <w:p w:rsidR="006C1615" w:rsidRPr="00DB271B" w:rsidRDefault="006C1615" w:rsidP="006C1615">
          <w:pPr>
            <w:rPr>
              <w:rFonts w:ascii="Arial" w:hAnsi="Arial" w:cs="Arial"/>
            </w:rPr>
          </w:pPr>
        </w:p>
        <w:p w:rsidR="002E53C7" w:rsidRDefault="006C1615">
          <w:pPr>
            <w:pStyle w:val="TDC1"/>
            <w:tabs>
              <w:tab w:val="right" w:leader="dot" w:pos="8828"/>
            </w:tabs>
            <w:rPr>
              <w:rFonts w:asciiTheme="minorHAnsi" w:eastAsiaTheme="minorEastAsia" w:hAnsiTheme="minorHAnsi" w:cstheme="minorBidi"/>
              <w:color w:val="auto"/>
            </w:rPr>
          </w:pPr>
          <w:r w:rsidRPr="00DB271B">
            <w:rPr>
              <w:rFonts w:ascii="Arial" w:hAnsi="Arial" w:cs="Arial"/>
            </w:rPr>
            <w:fldChar w:fldCharType="begin"/>
          </w:r>
          <w:r w:rsidRPr="00DB271B">
            <w:rPr>
              <w:rFonts w:ascii="Arial" w:hAnsi="Arial" w:cs="Arial"/>
            </w:rPr>
            <w:instrText xml:space="preserve"> TOC \o "1-3" \h \z \u </w:instrText>
          </w:r>
          <w:r w:rsidRPr="00DB271B">
            <w:rPr>
              <w:rFonts w:ascii="Arial" w:hAnsi="Arial" w:cs="Arial"/>
            </w:rPr>
            <w:fldChar w:fldCharType="separate"/>
          </w:r>
          <w:hyperlink w:anchor="_Toc371885464" w:history="1">
            <w:r w:rsidR="002E53C7" w:rsidRPr="00EA7005">
              <w:rPr>
                <w:rStyle w:val="Hipervnculo"/>
                <w:rFonts w:ascii="Arial" w:hAnsi="Arial" w:cs="Arial"/>
                <w:bCs/>
                <w:kern w:val="32"/>
              </w:rPr>
              <w:t>CAPÍTULO I INTRODUCCIÓN</w:t>
            </w:r>
            <w:r w:rsidR="002E53C7">
              <w:rPr>
                <w:webHidden/>
              </w:rPr>
              <w:tab/>
            </w:r>
            <w:r w:rsidR="002E53C7">
              <w:rPr>
                <w:webHidden/>
              </w:rPr>
              <w:fldChar w:fldCharType="begin"/>
            </w:r>
            <w:r w:rsidR="002E53C7">
              <w:rPr>
                <w:webHidden/>
              </w:rPr>
              <w:instrText xml:space="preserve"> PAGEREF _Toc371885464 \h </w:instrText>
            </w:r>
            <w:r w:rsidR="002E53C7">
              <w:rPr>
                <w:webHidden/>
              </w:rPr>
            </w:r>
            <w:r w:rsidR="002E53C7">
              <w:rPr>
                <w:webHidden/>
              </w:rPr>
              <w:fldChar w:fldCharType="separate"/>
            </w:r>
            <w:r w:rsidR="002E53C7">
              <w:rPr>
                <w:webHidden/>
              </w:rPr>
              <w:t>5</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65" w:history="1">
            <w:r w:rsidR="002E53C7" w:rsidRPr="00EA7005">
              <w:rPr>
                <w:rStyle w:val="Hipervnculo"/>
                <w:rFonts w:ascii="Arial" w:eastAsia="Times New Roman" w:hAnsi="Arial" w:cs="Arial"/>
                <w:bCs/>
              </w:rPr>
              <w:t>1.1.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Introducción</w:t>
            </w:r>
            <w:r w:rsidR="002E53C7">
              <w:rPr>
                <w:webHidden/>
              </w:rPr>
              <w:tab/>
            </w:r>
            <w:r w:rsidR="002E53C7">
              <w:rPr>
                <w:webHidden/>
              </w:rPr>
              <w:fldChar w:fldCharType="begin"/>
            </w:r>
            <w:r w:rsidR="002E53C7">
              <w:rPr>
                <w:webHidden/>
              </w:rPr>
              <w:instrText xml:space="preserve"> PAGEREF _Toc371885465 \h </w:instrText>
            </w:r>
            <w:r w:rsidR="002E53C7">
              <w:rPr>
                <w:webHidden/>
              </w:rPr>
            </w:r>
            <w:r w:rsidR="002E53C7">
              <w:rPr>
                <w:webHidden/>
              </w:rPr>
              <w:fldChar w:fldCharType="separate"/>
            </w:r>
            <w:r w:rsidR="002E53C7">
              <w:rPr>
                <w:webHidden/>
              </w:rPr>
              <w:t>5</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66" w:history="1">
            <w:r w:rsidR="002E53C7" w:rsidRPr="00EA7005">
              <w:rPr>
                <w:rStyle w:val="Hipervnculo"/>
                <w:rFonts w:ascii="Arial" w:eastAsia="Times New Roman" w:hAnsi="Arial" w:cs="Arial"/>
                <w:bCs/>
              </w:rPr>
              <w:t>1.2.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Definición del Problema</w:t>
            </w:r>
            <w:r w:rsidR="002E53C7">
              <w:rPr>
                <w:webHidden/>
              </w:rPr>
              <w:tab/>
            </w:r>
            <w:r w:rsidR="002E53C7">
              <w:rPr>
                <w:webHidden/>
              </w:rPr>
              <w:fldChar w:fldCharType="begin"/>
            </w:r>
            <w:r w:rsidR="002E53C7">
              <w:rPr>
                <w:webHidden/>
              </w:rPr>
              <w:instrText xml:space="preserve"> PAGEREF _Toc371885466 \h </w:instrText>
            </w:r>
            <w:r w:rsidR="002E53C7">
              <w:rPr>
                <w:webHidden/>
              </w:rPr>
            </w:r>
            <w:r w:rsidR="002E53C7">
              <w:rPr>
                <w:webHidden/>
              </w:rPr>
              <w:fldChar w:fldCharType="separate"/>
            </w:r>
            <w:r w:rsidR="002E53C7">
              <w:rPr>
                <w:webHidden/>
              </w:rPr>
              <w:t>5</w:t>
            </w:r>
            <w:r w:rsidR="002E53C7">
              <w:rPr>
                <w:webHidden/>
              </w:rPr>
              <w:fldChar w:fldCharType="end"/>
            </w:r>
          </w:hyperlink>
        </w:p>
        <w:p w:rsidR="002E53C7" w:rsidRDefault="00A50EA6">
          <w:pPr>
            <w:pStyle w:val="TDC1"/>
            <w:tabs>
              <w:tab w:val="right" w:leader="dot" w:pos="8828"/>
            </w:tabs>
            <w:rPr>
              <w:rFonts w:asciiTheme="minorHAnsi" w:eastAsiaTheme="minorEastAsia" w:hAnsiTheme="minorHAnsi" w:cstheme="minorBidi"/>
              <w:color w:val="auto"/>
            </w:rPr>
          </w:pPr>
          <w:hyperlink w:anchor="_Toc371885467" w:history="1">
            <w:r w:rsidR="002E53C7" w:rsidRPr="00EA7005">
              <w:rPr>
                <w:rStyle w:val="Hipervnculo"/>
                <w:rFonts w:ascii="Arial" w:hAnsi="Arial" w:cs="Arial"/>
                <w:bCs/>
                <w:kern w:val="32"/>
              </w:rPr>
              <w:t>CAPÍTULO II OBJETIVOS</w:t>
            </w:r>
            <w:r w:rsidR="002E53C7">
              <w:rPr>
                <w:webHidden/>
              </w:rPr>
              <w:tab/>
            </w:r>
            <w:r w:rsidR="002E53C7">
              <w:rPr>
                <w:webHidden/>
              </w:rPr>
              <w:fldChar w:fldCharType="begin"/>
            </w:r>
            <w:r w:rsidR="002E53C7">
              <w:rPr>
                <w:webHidden/>
              </w:rPr>
              <w:instrText xml:space="preserve"> PAGEREF _Toc371885467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68" w:history="1">
            <w:r w:rsidR="002E53C7" w:rsidRPr="00EA7005">
              <w:rPr>
                <w:rStyle w:val="Hipervnculo"/>
                <w:rFonts w:ascii="Arial" w:eastAsia="Times New Roman" w:hAnsi="Arial" w:cs="Arial"/>
                <w:bCs/>
              </w:rPr>
              <w:t>2.1.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Título</w:t>
            </w:r>
            <w:r w:rsidR="002E53C7">
              <w:rPr>
                <w:webHidden/>
              </w:rPr>
              <w:tab/>
            </w:r>
            <w:r w:rsidR="002E53C7">
              <w:rPr>
                <w:webHidden/>
              </w:rPr>
              <w:fldChar w:fldCharType="begin"/>
            </w:r>
            <w:r w:rsidR="002E53C7">
              <w:rPr>
                <w:webHidden/>
              </w:rPr>
              <w:instrText xml:space="preserve"> PAGEREF _Toc371885468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69" w:history="1">
            <w:r w:rsidR="002E53C7" w:rsidRPr="00EA7005">
              <w:rPr>
                <w:rStyle w:val="Hipervnculo"/>
                <w:rFonts w:ascii="Arial" w:eastAsia="Times New Roman" w:hAnsi="Arial" w:cs="Arial"/>
                <w:bCs/>
              </w:rPr>
              <w:t>2.2.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Objetivos</w:t>
            </w:r>
            <w:r w:rsidR="002E53C7">
              <w:rPr>
                <w:webHidden/>
              </w:rPr>
              <w:tab/>
            </w:r>
            <w:r w:rsidR="002E53C7">
              <w:rPr>
                <w:webHidden/>
              </w:rPr>
              <w:fldChar w:fldCharType="begin"/>
            </w:r>
            <w:r w:rsidR="002E53C7">
              <w:rPr>
                <w:webHidden/>
              </w:rPr>
              <w:instrText xml:space="preserve"> PAGEREF _Toc371885469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70" w:history="1">
            <w:r w:rsidR="002E53C7" w:rsidRPr="00EA7005">
              <w:rPr>
                <w:rStyle w:val="Hipervnculo"/>
                <w:rFonts w:ascii="Arial" w:hAnsi="Arial" w:cs="Arial"/>
              </w:rPr>
              <w:t>2.2.1</w:t>
            </w:r>
            <w:r w:rsidR="002E53C7">
              <w:rPr>
                <w:rFonts w:asciiTheme="minorHAnsi" w:eastAsiaTheme="minorEastAsia" w:hAnsiTheme="minorHAnsi" w:cstheme="minorBidi"/>
                <w:color w:val="auto"/>
              </w:rPr>
              <w:tab/>
            </w:r>
            <w:r w:rsidR="002E53C7" w:rsidRPr="00EA7005">
              <w:rPr>
                <w:rStyle w:val="Hipervnculo"/>
                <w:rFonts w:ascii="Arial" w:hAnsi="Arial" w:cs="Arial"/>
              </w:rPr>
              <w:t>Objetivo General</w:t>
            </w:r>
            <w:r w:rsidR="002E53C7">
              <w:rPr>
                <w:webHidden/>
              </w:rPr>
              <w:tab/>
            </w:r>
            <w:r w:rsidR="002E53C7">
              <w:rPr>
                <w:webHidden/>
              </w:rPr>
              <w:fldChar w:fldCharType="begin"/>
            </w:r>
            <w:r w:rsidR="002E53C7">
              <w:rPr>
                <w:webHidden/>
              </w:rPr>
              <w:instrText xml:space="preserve"> PAGEREF _Toc371885470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71" w:history="1">
            <w:r w:rsidR="002E53C7" w:rsidRPr="00EA7005">
              <w:rPr>
                <w:rStyle w:val="Hipervnculo"/>
                <w:rFonts w:ascii="Arial" w:hAnsi="Arial" w:cs="Arial"/>
              </w:rPr>
              <w:t>2.2.2</w:t>
            </w:r>
            <w:r w:rsidR="002E53C7">
              <w:rPr>
                <w:rFonts w:asciiTheme="minorHAnsi" w:eastAsiaTheme="minorEastAsia" w:hAnsiTheme="minorHAnsi" w:cstheme="minorBidi"/>
                <w:color w:val="auto"/>
              </w:rPr>
              <w:tab/>
            </w:r>
            <w:r w:rsidR="002E53C7" w:rsidRPr="00EA7005">
              <w:rPr>
                <w:rStyle w:val="Hipervnculo"/>
                <w:rFonts w:ascii="Arial" w:hAnsi="Arial" w:cs="Arial"/>
              </w:rPr>
              <w:t>Objetivos Específicos</w:t>
            </w:r>
            <w:r w:rsidR="002E53C7">
              <w:rPr>
                <w:webHidden/>
              </w:rPr>
              <w:tab/>
            </w:r>
            <w:r w:rsidR="002E53C7">
              <w:rPr>
                <w:webHidden/>
              </w:rPr>
              <w:fldChar w:fldCharType="begin"/>
            </w:r>
            <w:r w:rsidR="002E53C7">
              <w:rPr>
                <w:webHidden/>
              </w:rPr>
              <w:instrText xml:space="preserve"> PAGEREF _Toc371885471 \h </w:instrText>
            </w:r>
            <w:r w:rsidR="002E53C7">
              <w:rPr>
                <w:webHidden/>
              </w:rPr>
            </w:r>
            <w:r w:rsidR="002E53C7">
              <w:rPr>
                <w:webHidden/>
              </w:rPr>
              <w:fldChar w:fldCharType="separate"/>
            </w:r>
            <w:r w:rsidR="002E53C7">
              <w:rPr>
                <w:webHidden/>
              </w:rPr>
              <w:t>7</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72" w:history="1">
            <w:r w:rsidR="002E53C7" w:rsidRPr="00EA7005">
              <w:rPr>
                <w:rStyle w:val="Hipervnculo"/>
                <w:rFonts w:ascii="Arial" w:eastAsia="Times New Roman" w:hAnsi="Arial" w:cs="Arial"/>
                <w:bCs/>
              </w:rPr>
              <w:t>2.3.</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Alcance y Limitaciones</w:t>
            </w:r>
            <w:r w:rsidR="002E53C7">
              <w:rPr>
                <w:webHidden/>
              </w:rPr>
              <w:tab/>
            </w:r>
            <w:r w:rsidR="002E53C7">
              <w:rPr>
                <w:webHidden/>
              </w:rPr>
              <w:fldChar w:fldCharType="begin"/>
            </w:r>
            <w:r w:rsidR="002E53C7">
              <w:rPr>
                <w:webHidden/>
              </w:rPr>
              <w:instrText xml:space="preserve"> PAGEREF _Toc371885472 \h </w:instrText>
            </w:r>
            <w:r w:rsidR="002E53C7">
              <w:rPr>
                <w:webHidden/>
              </w:rPr>
            </w:r>
            <w:r w:rsidR="002E53C7">
              <w:rPr>
                <w:webHidden/>
              </w:rPr>
              <w:fldChar w:fldCharType="separate"/>
            </w:r>
            <w:r w:rsidR="002E53C7">
              <w:rPr>
                <w:webHidden/>
              </w:rPr>
              <w:t>7</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73" w:history="1">
            <w:r w:rsidR="002E53C7" w:rsidRPr="00EA7005">
              <w:rPr>
                <w:rStyle w:val="Hipervnculo"/>
                <w:rFonts w:ascii="Arial" w:hAnsi="Arial" w:cs="Arial"/>
              </w:rPr>
              <w:t>2.3.1</w:t>
            </w:r>
            <w:r w:rsidR="002E53C7">
              <w:rPr>
                <w:rFonts w:asciiTheme="minorHAnsi" w:eastAsiaTheme="minorEastAsia" w:hAnsiTheme="minorHAnsi" w:cstheme="minorBidi"/>
                <w:color w:val="auto"/>
              </w:rPr>
              <w:tab/>
            </w:r>
            <w:r w:rsidR="002E53C7" w:rsidRPr="00EA7005">
              <w:rPr>
                <w:rStyle w:val="Hipervnculo"/>
                <w:rFonts w:ascii="Arial" w:hAnsi="Arial" w:cs="Arial"/>
              </w:rPr>
              <w:t>Alcance</w:t>
            </w:r>
            <w:r w:rsidR="002E53C7">
              <w:rPr>
                <w:webHidden/>
              </w:rPr>
              <w:tab/>
            </w:r>
            <w:r w:rsidR="002E53C7">
              <w:rPr>
                <w:webHidden/>
              </w:rPr>
              <w:fldChar w:fldCharType="begin"/>
            </w:r>
            <w:r w:rsidR="002E53C7">
              <w:rPr>
                <w:webHidden/>
              </w:rPr>
              <w:instrText xml:space="preserve"> PAGEREF _Toc371885473 \h </w:instrText>
            </w:r>
            <w:r w:rsidR="002E53C7">
              <w:rPr>
                <w:webHidden/>
              </w:rPr>
            </w:r>
            <w:r w:rsidR="002E53C7">
              <w:rPr>
                <w:webHidden/>
              </w:rPr>
              <w:fldChar w:fldCharType="separate"/>
            </w:r>
            <w:r w:rsidR="002E53C7">
              <w:rPr>
                <w:webHidden/>
              </w:rPr>
              <w:t>7</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74" w:history="1">
            <w:r w:rsidR="002E53C7" w:rsidRPr="00EA7005">
              <w:rPr>
                <w:rStyle w:val="Hipervnculo"/>
                <w:rFonts w:ascii="Arial" w:hAnsi="Arial" w:cs="Arial"/>
              </w:rPr>
              <w:t>2.3.1</w:t>
            </w:r>
            <w:r w:rsidR="002E53C7">
              <w:rPr>
                <w:rFonts w:asciiTheme="minorHAnsi" w:eastAsiaTheme="minorEastAsia" w:hAnsiTheme="minorHAnsi" w:cstheme="minorBidi"/>
                <w:color w:val="auto"/>
              </w:rPr>
              <w:tab/>
            </w:r>
            <w:r w:rsidR="002E53C7" w:rsidRPr="00EA7005">
              <w:rPr>
                <w:rStyle w:val="Hipervnculo"/>
                <w:rFonts w:ascii="Arial" w:hAnsi="Arial" w:cs="Arial"/>
              </w:rPr>
              <w:t>Limitaciones</w:t>
            </w:r>
            <w:r w:rsidR="002E53C7">
              <w:rPr>
                <w:webHidden/>
              </w:rPr>
              <w:tab/>
            </w:r>
            <w:r w:rsidR="002E53C7">
              <w:rPr>
                <w:webHidden/>
              </w:rPr>
              <w:fldChar w:fldCharType="begin"/>
            </w:r>
            <w:r w:rsidR="002E53C7">
              <w:rPr>
                <w:webHidden/>
              </w:rPr>
              <w:instrText xml:space="preserve"> PAGEREF _Toc371885474 \h </w:instrText>
            </w:r>
            <w:r w:rsidR="002E53C7">
              <w:rPr>
                <w:webHidden/>
              </w:rPr>
            </w:r>
            <w:r w:rsidR="002E53C7">
              <w:rPr>
                <w:webHidden/>
              </w:rPr>
              <w:fldChar w:fldCharType="separate"/>
            </w:r>
            <w:r w:rsidR="002E53C7">
              <w:rPr>
                <w:webHidden/>
              </w:rPr>
              <w:t>8</w:t>
            </w:r>
            <w:r w:rsidR="002E53C7">
              <w:rPr>
                <w:webHidden/>
              </w:rPr>
              <w:fldChar w:fldCharType="end"/>
            </w:r>
          </w:hyperlink>
        </w:p>
        <w:p w:rsidR="002E53C7" w:rsidRDefault="00A50EA6">
          <w:pPr>
            <w:pStyle w:val="TDC1"/>
            <w:tabs>
              <w:tab w:val="right" w:leader="dot" w:pos="8828"/>
            </w:tabs>
            <w:rPr>
              <w:rFonts w:asciiTheme="minorHAnsi" w:eastAsiaTheme="minorEastAsia" w:hAnsiTheme="minorHAnsi" w:cstheme="minorBidi"/>
              <w:color w:val="auto"/>
            </w:rPr>
          </w:pPr>
          <w:hyperlink w:anchor="_Toc371885475" w:history="1">
            <w:r w:rsidR="002E53C7" w:rsidRPr="00EA7005">
              <w:rPr>
                <w:rStyle w:val="Hipervnculo"/>
                <w:rFonts w:ascii="Arial" w:hAnsi="Arial" w:cs="Arial"/>
                <w:kern w:val="32"/>
              </w:rPr>
              <w:t>CAPÍTULO III MARCO TEÓRICO</w:t>
            </w:r>
            <w:r w:rsidR="002E53C7">
              <w:rPr>
                <w:webHidden/>
              </w:rPr>
              <w:tab/>
            </w:r>
            <w:r w:rsidR="002E53C7">
              <w:rPr>
                <w:webHidden/>
              </w:rPr>
              <w:fldChar w:fldCharType="begin"/>
            </w:r>
            <w:r w:rsidR="002E53C7">
              <w:rPr>
                <w:webHidden/>
              </w:rPr>
              <w:instrText xml:space="preserve"> PAGEREF _Toc371885475 \h </w:instrText>
            </w:r>
            <w:r w:rsidR="002E53C7">
              <w:rPr>
                <w:webHidden/>
              </w:rPr>
            </w:r>
            <w:r w:rsidR="002E53C7">
              <w:rPr>
                <w:webHidden/>
              </w:rPr>
              <w:fldChar w:fldCharType="separate"/>
            </w:r>
            <w:r w:rsidR="002E53C7">
              <w:rPr>
                <w:webHidden/>
              </w:rPr>
              <w:t>9</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76" w:history="1">
            <w:r w:rsidR="002E53C7" w:rsidRPr="00EA7005">
              <w:rPr>
                <w:rStyle w:val="Hipervnculo"/>
                <w:rFonts w:ascii="Arial" w:eastAsia="Times New Roman" w:hAnsi="Arial" w:cs="Arial"/>
                <w:bCs/>
              </w:rPr>
              <w:t>3.1.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Fundamentos Teóricos</w:t>
            </w:r>
            <w:r w:rsidR="002E53C7">
              <w:rPr>
                <w:webHidden/>
              </w:rPr>
              <w:tab/>
            </w:r>
            <w:r w:rsidR="002E53C7">
              <w:rPr>
                <w:webHidden/>
              </w:rPr>
              <w:fldChar w:fldCharType="begin"/>
            </w:r>
            <w:r w:rsidR="002E53C7">
              <w:rPr>
                <w:webHidden/>
              </w:rPr>
              <w:instrText xml:space="preserve"> PAGEREF _Toc371885476 \h </w:instrText>
            </w:r>
            <w:r w:rsidR="002E53C7">
              <w:rPr>
                <w:webHidden/>
              </w:rPr>
            </w:r>
            <w:r w:rsidR="002E53C7">
              <w:rPr>
                <w:webHidden/>
              </w:rPr>
              <w:fldChar w:fldCharType="separate"/>
            </w:r>
            <w:r w:rsidR="002E53C7">
              <w:rPr>
                <w:webHidden/>
              </w:rPr>
              <w:t>9</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77" w:history="1">
            <w:r w:rsidR="002E53C7" w:rsidRPr="00EA7005">
              <w:rPr>
                <w:rStyle w:val="Hipervnculo"/>
                <w:rFonts w:ascii="Arial" w:eastAsia="Times New Roman" w:hAnsi="Arial" w:cs="Arial"/>
                <w:bCs/>
              </w:rPr>
              <w:t>3.2.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Antecedentes del Proyecto de SW</w:t>
            </w:r>
            <w:r w:rsidR="002E53C7">
              <w:rPr>
                <w:webHidden/>
              </w:rPr>
              <w:tab/>
            </w:r>
            <w:r w:rsidR="002E53C7">
              <w:rPr>
                <w:webHidden/>
              </w:rPr>
              <w:fldChar w:fldCharType="begin"/>
            </w:r>
            <w:r w:rsidR="002E53C7">
              <w:rPr>
                <w:webHidden/>
              </w:rPr>
              <w:instrText xml:space="preserve"> PAGEREF _Toc371885477 \h </w:instrText>
            </w:r>
            <w:r w:rsidR="002E53C7">
              <w:rPr>
                <w:webHidden/>
              </w:rPr>
            </w:r>
            <w:r w:rsidR="002E53C7">
              <w:rPr>
                <w:webHidden/>
              </w:rPr>
              <w:fldChar w:fldCharType="separate"/>
            </w:r>
            <w:r w:rsidR="002E53C7">
              <w:rPr>
                <w:webHidden/>
              </w:rPr>
              <w:t>13</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78" w:history="1">
            <w:r w:rsidR="002E53C7" w:rsidRPr="00EA7005">
              <w:rPr>
                <w:rStyle w:val="Hipervnculo"/>
                <w:rFonts w:ascii="Arial" w:eastAsia="Times New Roman" w:hAnsi="Arial" w:cs="Arial"/>
                <w:bCs/>
              </w:rPr>
              <w:t>3.3.</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Desarrollo del Problema</w:t>
            </w:r>
            <w:r w:rsidR="002E53C7">
              <w:rPr>
                <w:webHidden/>
              </w:rPr>
              <w:tab/>
            </w:r>
            <w:r w:rsidR="002E53C7">
              <w:rPr>
                <w:webHidden/>
              </w:rPr>
              <w:fldChar w:fldCharType="begin"/>
            </w:r>
            <w:r w:rsidR="002E53C7">
              <w:rPr>
                <w:webHidden/>
              </w:rPr>
              <w:instrText xml:space="preserve"> PAGEREF _Toc371885478 \h </w:instrText>
            </w:r>
            <w:r w:rsidR="002E53C7">
              <w:rPr>
                <w:webHidden/>
              </w:rPr>
            </w:r>
            <w:r w:rsidR="002E53C7">
              <w:rPr>
                <w:webHidden/>
              </w:rPr>
              <w:fldChar w:fldCharType="separate"/>
            </w:r>
            <w:r w:rsidR="002E53C7">
              <w:rPr>
                <w:webHidden/>
              </w:rPr>
              <w:t>17</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79" w:history="1">
            <w:r w:rsidR="002E53C7" w:rsidRPr="00EA7005">
              <w:rPr>
                <w:rStyle w:val="Hipervnculo"/>
                <w:rFonts w:ascii="Arial" w:eastAsia="Times New Roman" w:hAnsi="Arial" w:cs="Arial"/>
                <w:bCs/>
              </w:rPr>
              <w:t>3.4.</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Arquitectura</w:t>
            </w:r>
            <w:r w:rsidR="002E53C7">
              <w:rPr>
                <w:webHidden/>
              </w:rPr>
              <w:tab/>
            </w:r>
            <w:r w:rsidR="002E53C7">
              <w:rPr>
                <w:webHidden/>
              </w:rPr>
              <w:fldChar w:fldCharType="begin"/>
            </w:r>
            <w:r w:rsidR="002E53C7">
              <w:rPr>
                <w:webHidden/>
              </w:rPr>
              <w:instrText xml:space="preserve"> PAGEREF _Toc371885479 \h </w:instrText>
            </w:r>
            <w:r w:rsidR="002E53C7">
              <w:rPr>
                <w:webHidden/>
              </w:rPr>
            </w:r>
            <w:r w:rsidR="002E53C7">
              <w:rPr>
                <w:webHidden/>
              </w:rPr>
              <w:fldChar w:fldCharType="separate"/>
            </w:r>
            <w:r w:rsidR="002E53C7">
              <w:rPr>
                <w:webHidden/>
              </w:rPr>
              <w:t>20</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80" w:history="1">
            <w:r w:rsidR="002E53C7" w:rsidRPr="00EA7005">
              <w:rPr>
                <w:rStyle w:val="Hipervnculo"/>
                <w:rFonts w:ascii="Arial" w:eastAsia="Times New Roman" w:hAnsi="Arial" w:cs="Arial"/>
                <w:bCs/>
              </w:rPr>
              <w:t>3.5.</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Lenguajes de Programación</w:t>
            </w:r>
            <w:r w:rsidR="002E53C7">
              <w:rPr>
                <w:webHidden/>
              </w:rPr>
              <w:tab/>
            </w:r>
            <w:r w:rsidR="002E53C7">
              <w:rPr>
                <w:webHidden/>
              </w:rPr>
              <w:fldChar w:fldCharType="begin"/>
            </w:r>
            <w:r w:rsidR="002E53C7">
              <w:rPr>
                <w:webHidden/>
              </w:rPr>
              <w:instrText xml:space="preserve"> PAGEREF _Toc371885480 \h </w:instrText>
            </w:r>
            <w:r w:rsidR="002E53C7">
              <w:rPr>
                <w:webHidden/>
              </w:rPr>
            </w:r>
            <w:r w:rsidR="002E53C7">
              <w:rPr>
                <w:webHidden/>
              </w:rPr>
              <w:fldChar w:fldCharType="separate"/>
            </w:r>
            <w:r w:rsidR="002E53C7">
              <w:rPr>
                <w:webHidden/>
              </w:rPr>
              <w:t>24</w:t>
            </w:r>
            <w:r w:rsidR="002E53C7">
              <w:rPr>
                <w:webHidden/>
              </w:rPr>
              <w:fldChar w:fldCharType="end"/>
            </w:r>
          </w:hyperlink>
        </w:p>
        <w:p w:rsidR="002E53C7" w:rsidRDefault="00A50EA6">
          <w:pPr>
            <w:pStyle w:val="TDC1"/>
            <w:tabs>
              <w:tab w:val="right" w:leader="dot" w:pos="8828"/>
            </w:tabs>
            <w:rPr>
              <w:rFonts w:asciiTheme="minorHAnsi" w:eastAsiaTheme="minorEastAsia" w:hAnsiTheme="minorHAnsi" w:cstheme="minorBidi"/>
              <w:color w:val="auto"/>
            </w:rPr>
          </w:pPr>
          <w:hyperlink w:anchor="_Toc371885481" w:history="1">
            <w:r w:rsidR="002E53C7" w:rsidRPr="00EA7005">
              <w:rPr>
                <w:rStyle w:val="Hipervnculo"/>
                <w:rFonts w:ascii="Arial" w:hAnsi="Arial" w:cs="Arial"/>
                <w:kern w:val="32"/>
              </w:rPr>
              <w:t>CAPÍTULO IV METODOLOGÍA DEL DESARROLLO</w:t>
            </w:r>
            <w:r w:rsidR="002E53C7">
              <w:rPr>
                <w:webHidden/>
              </w:rPr>
              <w:tab/>
            </w:r>
            <w:r w:rsidR="002E53C7">
              <w:rPr>
                <w:webHidden/>
              </w:rPr>
              <w:fldChar w:fldCharType="begin"/>
            </w:r>
            <w:r w:rsidR="002E53C7">
              <w:rPr>
                <w:webHidden/>
              </w:rPr>
              <w:instrText xml:space="preserve"> PAGEREF _Toc371885481 \h </w:instrText>
            </w:r>
            <w:r w:rsidR="002E53C7">
              <w:rPr>
                <w:webHidden/>
              </w:rPr>
            </w:r>
            <w:r w:rsidR="002E53C7">
              <w:rPr>
                <w:webHidden/>
              </w:rPr>
              <w:fldChar w:fldCharType="separate"/>
            </w:r>
            <w:r w:rsidR="002E53C7">
              <w:rPr>
                <w:webHidden/>
              </w:rPr>
              <w:t>28</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82" w:history="1">
            <w:r w:rsidR="002E53C7" w:rsidRPr="00EA7005">
              <w:rPr>
                <w:rStyle w:val="Hipervnculo"/>
                <w:rFonts w:ascii="Arial" w:eastAsia="Times New Roman" w:hAnsi="Arial" w:cs="Arial"/>
                <w:bCs/>
              </w:rPr>
              <w:t>4.1.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Estudio de Factibilidad</w:t>
            </w:r>
            <w:r w:rsidR="002E53C7">
              <w:rPr>
                <w:webHidden/>
              </w:rPr>
              <w:tab/>
            </w:r>
            <w:r w:rsidR="002E53C7">
              <w:rPr>
                <w:webHidden/>
              </w:rPr>
              <w:fldChar w:fldCharType="begin"/>
            </w:r>
            <w:r w:rsidR="002E53C7">
              <w:rPr>
                <w:webHidden/>
              </w:rPr>
              <w:instrText xml:space="preserve"> PAGEREF _Toc371885482 \h </w:instrText>
            </w:r>
            <w:r w:rsidR="002E53C7">
              <w:rPr>
                <w:webHidden/>
              </w:rPr>
            </w:r>
            <w:r w:rsidR="002E53C7">
              <w:rPr>
                <w:webHidden/>
              </w:rPr>
              <w:fldChar w:fldCharType="separate"/>
            </w:r>
            <w:r w:rsidR="002E53C7">
              <w:rPr>
                <w:webHidden/>
              </w:rPr>
              <w:t>29</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83" w:history="1">
            <w:r w:rsidR="002E53C7" w:rsidRPr="00EA7005">
              <w:rPr>
                <w:rStyle w:val="Hipervnculo"/>
                <w:rFonts w:ascii="Arial" w:hAnsi="Arial" w:cs="Arial"/>
              </w:rPr>
              <w:t>4.1.1</w:t>
            </w:r>
            <w:r w:rsidR="002E53C7">
              <w:rPr>
                <w:rFonts w:asciiTheme="minorHAnsi" w:eastAsiaTheme="minorEastAsia" w:hAnsiTheme="minorHAnsi" w:cstheme="minorBidi"/>
                <w:color w:val="auto"/>
              </w:rPr>
              <w:tab/>
            </w:r>
            <w:r w:rsidR="002E53C7" w:rsidRPr="00EA7005">
              <w:rPr>
                <w:rStyle w:val="Hipervnculo"/>
                <w:rFonts w:ascii="Arial" w:hAnsi="Arial" w:cs="Arial"/>
              </w:rPr>
              <w:t>Alternativas de Solución</w:t>
            </w:r>
            <w:r w:rsidR="002E53C7">
              <w:rPr>
                <w:webHidden/>
              </w:rPr>
              <w:tab/>
            </w:r>
            <w:r w:rsidR="002E53C7">
              <w:rPr>
                <w:webHidden/>
              </w:rPr>
              <w:fldChar w:fldCharType="begin"/>
            </w:r>
            <w:r w:rsidR="002E53C7">
              <w:rPr>
                <w:webHidden/>
              </w:rPr>
              <w:instrText xml:space="preserve"> PAGEREF _Toc371885483 \h </w:instrText>
            </w:r>
            <w:r w:rsidR="002E53C7">
              <w:rPr>
                <w:webHidden/>
              </w:rPr>
            </w:r>
            <w:r w:rsidR="002E53C7">
              <w:rPr>
                <w:webHidden/>
              </w:rPr>
              <w:fldChar w:fldCharType="separate"/>
            </w:r>
            <w:r w:rsidR="002E53C7">
              <w:rPr>
                <w:webHidden/>
              </w:rPr>
              <w:t>29</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84" w:history="1">
            <w:r w:rsidR="002E53C7" w:rsidRPr="00EA7005">
              <w:rPr>
                <w:rStyle w:val="Hipervnculo"/>
                <w:rFonts w:ascii="Arial" w:hAnsi="Arial" w:cs="Arial"/>
              </w:rPr>
              <w:t>4.1.2</w:t>
            </w:r>
            <w:r w:rsidR="002E53C7">
              <w:rPr>
                <w:rFonts w:asciiTheme="minorHAnsi" w:eastAsiaTheme="minorEastAsia" w:hAnsiTheme="minorHAnsi" w:cstheme="minorBidi"/>
                <w:color w:val="auto"/>
              </w:rPr>
              <w:tab/>
            </w:r>
            <w:r w:rsidR="002E53C7" w:rsidRPr="00EA7005">
              <w:rPr>
                <w:rStyle w:val="Hipervnculo"/>
                <w:rFonts w:ascii="Arial" w:hAnsi="Arial" w:cs="Arial"/>
              </w:rPr>
              <w:t>Evaluación de Alternativas</w:t>
            </w:r>
            <w:r w:rsidR="002E53C7">
              <w:rPr>
                <w:webHidden/>
              </w:rPr>
              <w:tab/>
            </w:r>
            <w:r w:rsidR="002E53C7">
              <w:rPr>
                <w:webHidden/>
              </w:rPr>
              <w:fldChar w:fldCharType="begin"/>
            </w:r>
            <w:r w:rsidR="002E53C7">
              <w:rPr>
                <w:webHidden/>
              </w:rPr>
              <w:instrText xml:space="preserve"> PAGEREF _Toc371885484 \h </w:instrText>
            </w:r>
            <w:r w:rsidR="002E53C7">
              <w:rPr>
                <w:webHidden/>
              </w:rPr>
            </w:r>
            <w:r w:rsidR="002E53C7">
              <w:rPr>
                <w:webHidden/>
              </w:rPr>
              <w:fldChar w:fldCharType="separate"/>
            </w:r>
            <w:r w:rsidR="002E53C7">
              <w:rPr>
                <w:webHidden/>
              </w:rPr>
              <w:t>30</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85" w:history="1">
            <w:r w:rsidR="002E53C7" w:rsidRPr="00EA7005">
              <w:rPr>
                <w:rStyle w:val="Hipervnculo"/>
                <w:rFonts w:ascii="Arial" w:hAnsi="Arial" w:cs="Arial"/>
              </w:rPr>
              <w:t>4.1.3</w:t>
            </w:r>
            <w:r w:rsidR="002E53C7">
              <w:rPr>
                <w:rFonts w:asciiTheme="minorHAnsi" w:eastAsiaTheme="minorEastAsia" w:hAnsiTheme="minorHAnsi" w:cstheme="minorBidi"/>
                <w:color w:val="auto"/>
              </w:rPr>
              <w:tab/>
            </w:r>
            <w:r w:rsidR="002E53C7" w:rsidRPr="00EA7005">
              <w:rPr>
                <w:rStyle w:val="Hipervnculo"/>
                <w:rFonts w:ascii="Arial" w:hAnsi="Arial" w:cs="Arial"/>
              </w:rPr>
              <w:t>Selección de Alternativa de Solución</w:t>
            </w:r>
            <w:r w:rsidR="002E53C7">
              <w:rPr>
                <w:webHidden/>
              </w:rPr>
              <w:tab/>
            </w:r>
            <w:r w:rsidR="002E53C7">
              <w:rPr>
                <w:webHidden/>
              </w:rPr>
              <w:fldChar w:fldCharType="begin"/>
            </w:r>
            <w:r w:rsidR="002E53C7">
              <w:rPr>
                <w:webHidden/>
              </w:rPr>
              <w:instrText xml:space="preserve"> PAGEREF _Toc371885485 \h </w:instrText>
            </w:r>
            <w:r w:rsidR="002E53C7">
              <w:rPr>
                <w:webHidden/>
              </w:rPr>
            </w:r>
            <w:r w:rsidR="002E53C7">
              <w:rPr>
                <w:webHidden/>
              </w:rPr>
              <w:fldChar w:fldCharType="separate"/>
            </w:r>
            <w:r w:rsidR="002E53C7">
              <w:rPr>
                <w:webHidden/>
              </w:rPr>
              <w:t>46</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86" w:history="1">
            <w:r w:rsidR="002E53C7" w:rsidRPr="00EA7005">
              <w:rPr>
                <w:rStyle w:val="Hipervnculo"/>
                <w:rFonts w:ascii="Arial" w:eastAsia="Times New Roman" w:hAnsi="Arial" w:cs="Arial"/>
                <w:bCs/>
              </w:rPr>
              <w:t>4.2.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Planificación de la solución (Carta Gantt)</w:t>
            </w:r>
            <w:r w:rsidR="002E53C7">
              <w:rPr>
                <w:webHidden/>
              </w:rPr>
              <w:tab/>
            </w:r>
            <w:r w:rsidR="002E53C7">
              <w:rPr>
                <w:webHidden/>
              </w:rPr>
              <w:fldChar w:fldCharType="begin"/>
            </w:r>
            <w:r w:rsidR="002E53C7">
              <w:rPr>
                <w:webHidden/>
              </w:rPr>
              <w:instrText xml:space="preserve"> PAGEREF _Toc371885486 \h </w:instrText>
            </w:r>
            <w:r w:rsidR="002E53C7">
              <w:rPr>
                <w:webHidden/>
              </w:rPr>
            </w:r>
            <w:r w:rsidR="002E53C7">
              <w:rPr>
                <w:webHidden/>
              </w:rPr>
              <w:fldChar w:fldCharType="separate"/>
            </w:r>
            <w:r w:rsidR="002E53C7">
              <w:rPr>
                <w:webHidden/>
              </w:rPr>
              <w:t>48</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87" w:history="1">
            <w:r w:rsidR="002E53C7" w:rsidRPr="00EA7005">
              <w:rPr>
                <w:rStyle w:val="Hipervnculo"/>
                <w:rFonts w:ascii="Arial" w:eastAsia="Times New Roman" w:hAnsi="Arial" w:cs="Arial"/>
                <w:bCs/>
              </w:rPr>
              <w:t>4.3.</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Desarrollo del Requerimiento</w:t>
            </w:r>
            <w:r w:rsidR="002E53C7">
              <w:rPr>
                <w:webHidden/>
              </w:rPr>
              <w:tab/>
            </w:r>
            <w:r w:rsidR="002E53C7">
              <w:rPr>
                <w:webHidden/>
              </w:rPr>
              <w:fldChar w:fldCharType="begin"/>
            </w:r>
            <w:r w:rsidR="002E53C7">
              <w:rPr>
                <w:webHidden/>
              </w:rPr>
              <w:instrText xml:space="preserve"> PAGEREF _Toc371885487 \h </w:instrText>
            </w:r>
            <w:r w:rsidR="002E53C7">
              <w:rPr>
                <w:webHidden/>
              </w:rPr>
            </w:r>
            <w:r w:rsidR="002E53C7">
              <w:rPr>
                <w:webHidden/>
              </w:rPr>
              <w:fldChar w:fldCharType="separate"/>
            </w:r>
            <w:r w:rsidR="002E53C7">
              <w:rPr>
                <w:webHidden/>
              </w:rPr>
              <w:t>51</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88" w:history="1">
            <w:r w:rsidR="002E53C7" w:rsidRPr="00EA7005">
              <w:rPr>
                <w:rStyle w:val="Hipervnculo"/>
                <w:rFonts w:ascii="Arial" w:hAnsi="Arial" w:cs="Arial"/>
              </w:rPr>
              <w:t>4.3.1</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 Requerimientos</w:t>
            </w:r>
            <w:r w:rsidR="002E53C7">
              <w:rPr>
                <w:webHidden/>
              </w:rPr>
              <w:tab/>
            </w:r>
            <w:r w:rsidR="002E53C7">
              <w:rPr>
                <w:webHidden/>
              </w:rPr>
              <w:fldChar w:fldCharType="begin"/>
            </w:r>
            <w:r w:rsidR="002E53C7">
              <w:rPr>
                <w:webHidden/>
              </w:rPr>
              <w:instrText xml:space="preserve"> PAGEREF _Toc371885488 \h </w:instrText>
            </w:r>
            <w:r w:rsidR="002E53C7">
              <w:rPr>
                <w:webHidden/>
              </w:rPr>
            </w:r>
            <w:r w:rsidR="002E53C7">
              <w:rPr>
                <w:webHidden/>
              </w:rPr>
              <w:fldChar w:fldCharType="separate"/>
            </w:r>
            <w:r w:rsidR="002E53C7">
              <w:rPr>
                <w:webHidden/>
              </w:rPr>
              <w:t>51</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89" w:history="1">
            <w:r w:rsidR="002E53C7" w:rsidRPr="00EA7005">
              <w:rPr>
                <w:rStyle w:val="Hipervnculo"/>
                <w:rFonts w:ascii="Arial" w:hAnsi="Arial" w:cs="Arial"/>
              </w:rPr>
              <w:t>4.3.2</w:t>
            </w:r>
            <w:r w:rsidR="002E53C7">
              <w:rPr>
                <w:rFonts w:asciiTheme="minorHAnsi" w:eastAsiaTheme="minorEastAsia" w:hAnsiTheme="minorHAnsi" w:cstheme="minorBidi"/>
                <w:color w:val="auto"/>
              </w:rPr>
              <w:tab/>
            </w:r>
            <w:r w:rsidR="002E53C7" w:rsidRPr="00EA7005">
              <w:rPr>
                <w:rStyle w:val="Hipervnculo"/>
                <w:rFonts w:ascii="Arial" w:hAnsi="Arial" w:cs="Arial"/>
              </w:rPr>
              <w:t>Análisis del Requerimiento</w:t>
            </w:r>
            <w:r w:rsidR="002E53C7">
              <w:rPr>
                <w:webHidden/>
              </w:rPr>
              <w:tab/>
            </w:r>
            <w:r w:rsidR="002E53C7">
              <w:rPr>
                <w:webHidden/>
              </w:rPr>
              <w:fldChar w:fldCharType="begin"/>
            </w:r>
            <w:r w:rsidR="002E53C7">
              <w:rPr>
                <w:webHidden/>
              </w:rPr>
              <w:instrText xml:space="preserve"> PAGEREF _Toc371885489 \h </w:instrText>
            </w:r>
            <w:r w:rsidR="002E53C7">
              <w:rPr>
                <w:webHidden/>
              </w:rPr>
            </w:r>
            <w:r w:rsidR="002E53C7">
              <w:rPr>
                <w:webHidden/>
              </w:rPr>
              <w:fldChar w:fldCharType="separate"/>
            </w:r>
            <w:r w:rsidR="002E53C7">
              <w:rPr>
                <w:webHidden/>
              </w:rPr>
              <w:t>52</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90" w:history="1">
            <w:r w:rsidR="002E53C7" w:rsidRPr="00EA7005">
              <w:rPr>
                <w:rStyle w:val="Hipervnculo"/>
                <w:rFonts w:ascii="Arial" w:eastAsia="Times New Roman" w:hAnsi="Arial" w:cs="Arial"/>
                <w:bCs/>
              </w:rPr>
              <w:t>4.4.</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Diseño Lógico</w:t>
            </w:r>
            <w:r w:rsidR="002E53C7">
              <w:rPr>
                <w:webHidden/>
              </w:rPr>
              <w:tab/>
            </w:r>
            <w:r w:rsidR="002E53C7">
              <w:rPr>
                <w:webHidden/>
              </w:rPr>
              <w:fldChar w:fldCharType="begin"/>
            </w:r>
            <w:r w:rsidR="002E53C7">
              <w:rPr>
                <w:webHidden/>
              </w:rPr>
              <w:instrText xml:space="preserve"> PAGEREF _Toc371885490 \h </w:instrText>
            </w:r>
            <w:r w:rsidR="002E53C7">
              <w:rPr>
                <w:webHidden/>
              </w:rPr>
            </w:r>
            <w:r w:rsidR="002E53C7">
              <w:rPr>
                <w:webHidden/>
              </w:rPr>
              <w:fldChar w:fldCharType="separate"/>
            </w:r>
            <w:r w:rsidR="002E53C7">
              <w:rPr>
                <w:webHidden/>
              </w:rPr>
              <w:t>55</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1" w:history="1">
            <w:r w:rsidR="002E53C7" w:rsidRPr="00EA7005">
              <w:rPr>
                <w:rStyle w:val="Hipervnculo"/>
                <w:rFonts w:ascii="Arial" w:hAnsi="Arial" w:cs="Arial"/>
              </w:rPr>
              <w:t>4.4.1</w:t>
            </w:r>
            <w:r w:rsidR="002E53C7">
              <w:rPr>
                <w:rFonts w:asciiTheme="minorHAnsi" w:eastAsiaTheme="minorEastAsia" w:hAnsiTheme="minorHAnsi" w:cstheme="minorBidi"/>
                <w:color w:val="auto"/>
              </w:rPr>
              <w:tab/>
            </w:r>
            <w:r w:rsidR="002E53C7" w:rsidRPr="00EA7005">
              <w:rPr>
                <w:rStyle w:val="Hipervnculo"/>
                <w:rFonts w:ascii="Arial" w:hAnsi="Arial" w:cs="Arial"/>
              </w:rPr>
              <w:t>Modelo de Casos de Uso</w:t>
            </w:r>
            <w:r w:rsidR="002E53C7">
              <w:rPr>
                <w:webHidden/>
              </w:rPr>
              <w:tab/>
            </w:r>
            <w:r w:rsidR="002E53C7">
              <w:rPr>
                <w:webHidden/>
              </w:rPr>
              <w:fldChar w:fldCharType="begin"/>
            </w:r>
            <w:r w:rsidR="002E53C7">
              <w:rPr>
                <w:webHidden/>
              </w:rPr>
              <w:instrText xml:space="preserve"> PAGEREF _Toc371885491 \h </w:instrText>
            </w:r>
            <w:r w:rsidR="002E53C7">
              <w:rPr>
                <w:webHidden/>
              </w:rPr>
            </w:r>
            <w:r w:rsidR="002E53C7">
              <w:rPr>
                <w:webHidden/>
              </w:rPr>
              <w:fldChar w:fldCharType="separate"/>
            </w:r>
            <w:r w:rsidR="002E53C7">
              <w:rPr>
                <w:webHidden/>
              </w:rPr>
              <w:t>56</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2" w:history="1">
            <w:r w:rsidR="002E53C7" w:rsidRPr="00EA7005">
              <w:rPr>
                <w:rStyle w:val="Hipervnculo"/>
                <w:rFonts w:ascii="Arial" w:hAnsi="Arial" w:cs="Arial"/>
              </w:rPr>
              <w:t>4.4.2</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 Actores</w:t>
            </w:r>
            <w:r w:rsidR="002E53C7">
              <w:rPr>
                <w:webHidden/>
              </w:rPr>
              <w:tab/>
            </w:r>
            <w:r w:rsidR="002E53C7">
              <w:rPr>
                <w:webHidden/>
              </w:rPr>
              <w:fldChar w:fldCharType="begin"/>
            </w:r>
            <w:r w:rsidR="002E53C7">
              <w:rPr>
                <w:webHidden/>
              </w:rPr>
              <w:instrText xml:space="preserve"> PAGEREF _Toc371885492 \h </w:instrText>
            </w:r>
            <w:r w:rsidR="002E53C7">
              <w:rPr>
                <w:webHidden/>
              </w:rPr>
            </w:r>
            <w:r w:rsidR="002E53C7">
              <w:rPr>
                <w:webHidden/>
              </w:rPr>
              <w:fldChar w:fldCharType="separate"/>
            </w:r>
            <w:r w:rsidR="002E53C7">
              <w:rPr>
                <w:webHidden/>
              </w:rPr>
              <w:t>58</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3" w:history="1">
            <w:r w:rsidR="002E53C7" w:rsidRPr="00EA7005">
              <w:rPr>
                <w:rStyle w:val="Hipervnculo"/>
                <w:rFonts w:ascii="Arial" w:hAnsi="Arial" w:cs="Arial"/>
              </w:rPr>
              <w:t>4.4.3</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 Casos de Uso</w:t>
            </w:r>
            <w:r w:rsidR="002E53C7">
              <w:rPr>
                <w:webHidden/>
              </w:rPr>
              <w:tab/>
            </w:r>
            <w:r w:rsidR="002E53C7">
              <w:rPr>
                <w:webHidden/>
              </w:rPr>
              <w:fldChar w:fldCharType="begin"/>
            </w:r>
            <w:r w:rsidR="002E53C7">
              <w:rPr>
                <w:webHidden/>
              </w:rPr>
              <w:instrText xml:space="preserve"> PAGEREF _Toc371885493 \h </w:instrText>
            </w:r>
            <w:r w:rsidR="002E53C7">
              <w:rPr>
                <w:webHidden/>
              </w:rPr>
            </w:r>
            <w:r w:rsidR="002E53C7">
              <w:rPr>
                <w:webHidden/>
              </w:rPr>
              <w:fldChar w:fldCharType="separate"/>
            </w:r>
            <w:r w:rsidR="002E53C7">
              <w:rPr>
                <w:webHidden/>
              </w:rPr>
              <w:t>58</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4" w:history="1">
            <w:r w:rsidR="002E53C7" w:rsidRPr="00EA7005">
              <w:rPr>
                <w:rStyle w:val="Hipervnculo"/>
                <w:rFonts w:ascii="Arial" w:hAnsi="Arial" w:cs="Arial"/>
              </w:rPr>
              <w:t>4.4.4</w:t>
            </w:r>
            <w:r w:rsidR="002E53C7">
              <w:rPr>
                <w:rFonts w:asciiTheme="minorHAnsi" w:eastAsiaTheme="minorEastAsia" w:hAnsiTheme="minorHAnsi" w:cstheme="minorBidi"/>
                <w:color w:val="auto"/>
              </w:rPr>
              <w:tab/>
            </w:r>
            <w:r w:rsidR="002E53C7" w:rsidRPr="00EA7005">
              <w:rPr>
                <w:rStyle w:val="Hipervnculo"/>
                <w:rFonts w:ascii="Arial" w:hAnsi="Arial" w:cs="Arial"/>
              </w:rPr>
              <w:t>Descripción de Casos de Uso</w:t>
            </w:r>
            <w:r w:rsidR="002E53C7">
              <w:rPr>
                <w:webHidden/>
              </w:rPr>
              <w:tab/>
            </w:r>
            <w:r w:rsidR="002E53C7">
              <w:rPr>
                <w:webHidden/>
              </w:rPr>
              <w:fldChar w:fldCharType="begin"/>
            </w:r>
            <w:r w:rsidR="002E53C7">
              <w:rPr>
                <w:webHidden/>
              </w:rPr>
              <w:instrText xml:space="preserve"> PAGEREF _Toc371885494 \h </w:instrText>
            </w:r>
            <w:r w:rsidR="002E53C7">
              <w:rPr>
                <w:webHidden/>
              </w:rPr>
            </w:r>
            <w:r w:rsidR="002E53C7">
              <w:rPr>
                <w:webHidden/>
              </w:rPr>
              <w:fldChar w:fldCharType="separate"/>
            </w:r>
            <w:r w:rsidR="002E53C7">
              <w:rPr>
                <w:webHidden/>
              </w:rPr>
              <w:t>59</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5" w:history="1">
            <w:r w:rsidR="002E53C7" w:rsidRPr="00EA7005">
              <w:rPr>
                <w:rStyle w:val="Hipervnculo"/>
                <w:rFonts w:ascii="Arial" w:hAnsi="Arial" w:cs="Arial"/>
              </w:rPr>
              <w:t>4.4.5</w:t>
            </w:r>
            <w:r w:rsidR="002E53C7">
              <w:rPr>
                <w:rFonts w:asciiTheme="minorHAnsi" w:eastAsiaTheme="minorEastAsia" w:hAnsiTheme="minorHAnsi" w:cstheme="minorBidi"/>
                <w:color w:val="auto"/>
              </w:rPr>
              <w:tab/>
            </w:r>
            <w:r w:rsidR="002E53C7" w:rsidRPr="00EA7005">
              <w:rPr>
                <w:rStyle w:val="Hipervnculo"/>
                <w:rFonts w:ascii="Arial" w:hAnsi="Arial" w:cs="Arial"/>
              </w:rPr>
              <w:t>Grafico de Casos de Uso</w:t>
            </w:r>
            <w:r w:rsidR="002E53C7">
              <w:rPr>
                <w:webHidden/>
              </w:rPr>
              <w:tab/>
            </w:r>
            <w:r w:rsidR="002E53C7">
              <w:rPr>
                <w:webHidden/>
              </w:rPr>
              <w:fldChar w:fldCharType="begin"/>
            </w:r>
            <w:r w:rsidR="002E53C7">
              <w:rPr>
                <w:webHidden/>
              </w:rPr>
              <w:instrText xml:space="preserve"> PAGEREF _Toc371885495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A50EA6">
          <w:pPr>
            <w:pStyle w:val="TDC3"/>
            <w:tabs>
              <w:tab w:val="right" w:leader="dot" w:pos="8828"/>
            </w:tabs>
            <w:rPr>
              <w:rFonts w:asciiTheme="minorHAnsi" w:eastAsiaTheme="minorEastAsia" w:hAnsiTheme="minorHAnsi" w:cstheme="minorBidi"/>
              <w:color w:val="auto"/>
            </w:rPr>
          </w:pPr>
          <w:hyperlink w:anchor="_Toc371885496" w:history="1">
            <w:r w:rsidR="002E53C7" w:rsidRPr="00EA7005">
              <w:rPr>
                <w:rStyle w:val="Hipervnculo"/>
                <w:rFonts w:ascii="Arial" w:hAnsi="Arial" w:cs="Arial"/>
              </w:rPr>
              <w:t>4.4.6 Diagrama de Secuencia</w:t>
            </w:r>
            <w:r w:rsidR="002E53C7">
              <w:rPr>
                <w:webHidden/>
              </w:rPr>
              <w:tab/>
            </w:r>
            <w:r w:rsidR="002E53C7">
              <w:rPr>
                <w:webHidden/>
              </w:rPr>
              <w:fldChar w:fldCharType="begin"/>
            </w:r>
            <w:r w:rsidR="002E53C7">
              <w:rPr>
                <w:webHidden/>
              </w:rPr>
              <w:instrText xml:space="preserve"> PAGEREF _Toc371885496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97" w:history="1">
            <w:r w:rsidR="002E53C7" w:rsidRPr="00EA7005">
              <w:rPr>
                <w:rStyle w:val="Hipervnculo"/>
                <w:rFonts w:ascii="Arial" w:eastAsia="Times New Roman" w:hAnsi="Arial" w:cs="Arial"/>
                <w:bCs/>
              </w:rPr>
              <w:t>4.5.</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Diseño Físico</w:t>
            </w:r>
            <w:r w:rsidR="002E53C7">
              <w:rPr>
                <w:webHidden/>
              </w:rPr>
              <w:tab/>
            </w:r>
            <w:r w:rsidR="002E53C7">
              <w:rPr>
                <w:webHidden/>
              </w:rPr>
              <w:fldChar w:fldCharType="begin"/>
            </w:r>
            <w:r w:rsidR="002E53C7">
              <w:rPr>
                <w:webHidden/>
              </w:rPr>
              <w:instrText xml:space="preserve"> PAGEREF _Toc371885497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8" w:history="1">
            <w:r w:rsidR="002E53C7" w:rsidRPr="00EA7005">
              <w:rPr>
                <w:rStyle w:val="Hipervnculo"/>
                <w:rFonts w:ascii="Arial" w:hAnsi="Arial" w:cs="Arial"/>
              </w:rPr>
              <w:t>4.5.1</w:t>
            </w:r>
            <w:r w:rsidR="002E53C7">
              <w:rPr>
                <w:rFonts w:asciiTheme="minorHAnsi" w:eastAsiaTheme="minorEastAsia" w:hAnsiTheme="minorHAnsi" w:cstheme="minorBidi"/>
                <w:color w:val="auto"/>
              </w:rPr>
              <w:tab/>
            </w:r>
            <w:r w:rsidR="002E53C7" w:rsidRPr="00EA7005">
              <w:rPr>
                <w:rStyle w:val="Hipervnculo"/>
                <w:rFonts w:ascii="Arial" w:hAnsi="Arial" w:cs="Arial"/>
              </w:rPr>
              <w:t>Diseño Arquitectónico</w:t>
            </w:r>
            <w:r w:rsidR="002E53C7">
              <w:rPr>
                <w:webHidden/>
              </w:rPr>
              <w:tab/>
            </w:r>
            <w:r w:rsidR="002E53C7">
              <w:rPr>
                <w:webHidden/>
              </w:rPr>
              <w:fldChar w:fldCharType="begin"/>
            </w:r>
            <w:r w:rsidR="002E53C7">
              <w:rPr>
                <w:webHidden/>
              </w:rPr>
              <w:instrText xml:space="preserve"> PAGEREF _Toc371885498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9" w:history="1">
            <w:r w:rsidR="002E53C7" w:rsidRPr="00EA7005">
              <w:rPr>
                <w:rStyle w:val="Hipervnculo"/>
                <w:rFonts w:ascii="Arial" w:hAnsi="Arial" w:cs="Arial"/>
              </w:rPr>
              <w:t>4.5.2</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del Modelo de Datos</w:t>
            </w:r>
            <w:r w:rsidR="002E53C7">
              <w:rPr>
                <w:webHidden/>
              </w:rPr>
              <w:tab/>
            </w:r>
            <w:r w:rsidR="002E53C7">
              <w:rPr>
                <w:webHidden/>
              </w:rPr>
              <w:fldChar w:fldCharType="begin"/>
            </w:r>
            <w:r w:rsidR="002E53C7">
              <w:rPr>
                <w:webHidden/>
              </w:rPr>
              <w:instrText xml:space="preserve"> PAGEREF _Toc371885499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500" w:history="1">
            <w:r w:rsidR="002E53C7" w:rsidRPr="00EA7005">
              <w:rPr>
                <w:rStyle w:val="Hipervnculo"/>
                <w:rFonts w:ascii="Arial" w:hAnsi="Arial" w:cs="Arial"/>
              </w:rPr>
              <w:t>4.5.3</w:t>
            </w:r>
            <w:r w:rsidR="002E53C7">
              <w:rPr>
                <w:rFonts w:asciiTheme="minorHAnsi" w:eastAsiaTheme="minorEastAsia" w:hAnsiTheme="minorHAnsi" w:cstheme="minorBidi"/>
                <w:color w:val="auto"/>
              </w:rPr>
              <w:tab/>
            </w:r>
            <w:r w:rsidR="002E53C7" w:rsidRPr="00EA7005">
              <w:rPr>
                <w:rStyle w:val="Hipervnculo"/>
                <w:rFonts w:ascii="Arial" w:hAnsi="Arial" w:cs="Arial"/>
              </w:rPr>
              <w:t>Diseño de la Interfaz</w:t>
            </w:r>
            <w:r w:rsidR="002E53C7">
              <w:rPr>
                <w:webHidden/>
              </w:rPr>
              <w:tab/>
            </w:r>
            <w:r w:rsidR="002E53C7">
              <w:rPr>
                <w:webHidden/>
              </w:rPr>
              <w:fldChar w:fldCharType="begin"/>
            </w:r>
            <w:r w:rsidR="002E53C7">
              <w:rPr>
                <w:webHidden/>
              </w:rPr>
              <w:instrText xml:space="preserve"> PAGEREF _Toc371885500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501" w:history="1">
            <w:r w:rsidR="002E53C7" w:rsidRPr="00EA7005">
              <w:rPr>
                <w:rStyle w:val="Hipervnculo"/>
                <w:rFonts w:ascii="Arial" w:eastAsia="Times New Roman" w:hAnsi="Arial" w:cs="Arial"/>
                <w:bCs/>
              </w:rPr>
              <w:t>4.6.</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Implementación</w:t>
            </w:r>
            <w:r w:rsidR="002E53C7">
              <w:rPr>
                <w:webHidden/>
              </w:rPr>
              <w:tab/>
            </w:r>
            <w:r w:rsidR="002E53C7">
              <w:rPr>
                <w:webHidden/>
              </w:rPr>
              <w:fldChar w:fldCharType="begin"/>
            </w:r>
            <w:r w:rsidR="002E53C7">
              <w:rPr>
                <w:webHidden/>
              </w:rPr>
              <w:instrText xml:space="preserve"> PAGEREF _Toc371885501 \h </w:instrText>
            </w:r>
            <w:r w:rsidR="002E53C7">
              <w:rPr>
                <w:webHidden/>
              </w:rPr>
            </w:r>
            <w:r w:rsidR="002E53C7">
              <w:rPr>
                <w:webHidden/>
              </w:rPr>
              <w:fldChar w:fldCharType="separate"/>
            </w:r>
            <w:r w:rsidR="002E53C7">
              <w:rPr>
                <w:webHidden/>
              </w:rPr>
              <w:t>71</w:t>
            </w:r>
            <w:r w:rsidR="002E53C7">
              <w:rPr>
                <w:webHidden/>
              </w:rPr>
              <w:fldChar w:fldCharType="end"/>
            </w:r>
          </w:hyperlink>
        </w:p>
        <w:p w:rsidR="002E53C7" w:rsidRDefault="00A50EA6">
          <w:pPr>
            <w:pStyle w:val="TDC1"/>
            <w:tabs>
              <w:tab w:val="right" w:leader="dot" w:pos="8828"/>
            </w:tabs>
            <w:rPr>
              <w:rFonts w:asciiTheme="minorHAnsi" w:eastAsiaTheme="minorEastAsia" w:hAnsiTheme="minorHAnsi" w:cstheme="minorBidi"/>
              <w:color w:val="auto"/>
            </w:rPr>
          </w:pPr>
          <w:hyperlink w:anchor="_Toc371885502" w:history="1">
            <w:r w:rsidR="002E53C7" w:rsidRPr="00EA7005">
              <w:rPr>
                <w:rStyle w:val="Hipervnculo"/>
                <w:rFonts w:ascii="Arial" w:hAnsi="Arial" w:cs="Arial"/>
                <w:bCs/>
                <w:kern w:val="32"/>
              </w:rPr>
              <w:t>CAPÍTULO V CONCLUSIONES</w:t>
            </w:r>
            <w:r w:rsidR="002E53C7">
              <w:rPr>
                <w:webHidden/>
              </w:rPr>
              <w:tab/>
            </w:r>
            <w:r w:rsidR="002E53C7">
              <w:rPr>
                <w:webHidden/>
              </w:rPr>
              <w:fldChar w:fldCharType="begin"/>
            </w:r>
            <w:r w:rsidR="002E53C7">
              <w:rPr>
                <w:webHidden/>
              </w:rPr>
              <w:instrText xml:space="preserve"> PAGEREF _Toc371885502 \h </w:instrText>
            </w:r>
            <w:r w:rsidR="002E53C7">
              <w:rPr>
                <w:webHidden/>
              </w:rPr>
            </w:r>
            <w:r w:rsidR="002E53C7">
              <w:rPr>
                <w:webHidden/>
              </w:rPr>
              <w:fldChar w:fldCharType="separate"/>
            </w:r>
            <w:r w:rsidR="002E53C7">
              <w:rPr>
                <w:webHidden/>
              </w:rPr>
              <w:t>71</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503" w:history="1">
            <w:r w:rsidR="002E53C7" w:rsidRPr="00EA7005">
              <w:rPr>
                <w:rStyle w:val="Hipervnculo"/>
                <w:rFonts w:ascii="Arial" w:eastAsia="Times New Roman" w:hAnsi="Arial" w:cs="Arial"/>
                <w:bCs/>
              </w:rPr>
              <w:t>5.1.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Bibliografía</w:t>
            </w:r>
            <w:r w:rsidR="002E53C7">
              <w:rPr>
                <w:webHidden/>
              </w:rPr>
              <w:tab/>
            </w:r>
            <w:r w:rsidR="002E53C7">
              <w:rPr>
                <w:webHidden/>
              </w:rPr>
              <w:fldChar w:fldCharType="begin"/>
            </w:r>
            <w:r w:rsidR="002E53C7">
              <w:rPr>
                <w:webHidden/>
              </w:rPr>
              <w:instrText xml:space="preserve"> PAGEREF _Toc371885503 \h </w:instrText>
            </w:r>
            <w:r w:rsidR="002E53C7">
              <w:rPr>
                <w:webHidden/>
              </w:rPr>
            </w:r>
            <w:r w:rsidR="002E53C7">
              <w:rPr>
                <w:webHidden/>
              </w:rPr>
              <w:fldChar w:fldCharType="separate"/>
            </w:r>
            <w:r w:rsidR="002E53C7">
              <w:rPr>
                <w:webHidden/>
              </w:rPr>
              <w:t>71</w:t>
            </w:r>
            <w:r w:rsidR="002E53C7">
              <w:rPr>
                <w:webHidden/>
              </w:rPr>
              <w:fldChar w:fldCharType="end"/>
            </w:r>
          </w:hyperlink>
        </w:p>
        <w:p w:rsidR="006C1615" w:rsidRPr="00DB271B" w:rsidRDefault="006C1615">
          <w:pPr>
            <w:rPr>
              <w:rFonts w:ascii="Arial" w:hAnsi="Arial" w:cs="Arial"/>
            </w:rPr>
          </w:pPr>
          <w:r w:rsidRPr="00DB271B">
            <w:rPr>
              <w:rFonts w:ascii="Arial" w:hAnsi="Arial" w:cs="Arial"/>
              <w:b/>
              <w:bCs/>
            </w:rPr>
            <w:fldChar w:fldCharType="end"/>
          </w:r>
        </w:p>
      </w:sdtContent>
    </w:sdt>
    <w:p w:rsidR="00B36F73" w:rsidRDefault="00A50EA6" w:rsidP="00B36F73">
      <w:pPr>
        <w:tabs>
          <w:tab w:val="left" w:pos="1935"/>
        </w:tabs>
        <w:jc w:val="center"/>
      </w:pPr>
      <w:hyperlink w:anchor="_Toc336903856"/>
    </w:p>
    <w:p w:rsidR="00B36F73" w:rsidRDefault="00B36F73" w:rsidP="00B36F73">
      <w:pPr>
        <w:pStyle w:val="TtulodeTDC"/>
        <w:rPr>
          <w:rFonts w:ascii="Arial" w:hAnsi="Arial" w:cs="Arial"/>
          <w:sz w:val="32"/>
        </w:rPr>
      </w:pPr>
      <w:r w:rsidRPr="00567854">
        <w:rPr>
          <w:rFonts w:ascii="Arial" w:hAnsi="Arial" w:cs="Arial"/>
          <w:color w:val="auto"/>
        </w:rPr>
        <w:t>Índice de Tablas</w:t>
      </w:r>
    </w:p>
    <w:p w:rsidR="000E0880" w:rsidRPr="000E0880" w:rsidRDefault="000E0880" w:rsidP="000E0880"/>
    <w:p w:rsidR="002E53C7" w:rsidRDefault="00B36F73">
      <w:pPr>
        <w:pStyle w:val="Tabladeilustraciones"/>
        <w:tabs>
          <w:tab w:val="right" w:leader="dot" w:pos="8828"/>
        </w:tabs>
        <w:rPr>
          <w:rFonts w:asciiTheme="minorHAnsi" w:eastAsiaTheme="minorEastAsia" w:hAnsiTheme="minorHAnsi" w:cstheme="minorBidi"/>
          <w:color w:val="auto"/>
        </w:rPr>
      </w:pPr>
      <w:r>
        <w:fldChar w:fldCharType="begin"/>
      </w:r>
      <w:r>
        <w:instrText xml:space="preserve"> TOC \h \z \c "Tabla" </w:instrText>
      </w:r>
      <w:r>
        <w:fldChar w:fldCharType="separate"/>
      </w:r>
      <w:hyperlink w:anchor="_Toc371885600" w:history="1">
        <w:r w:rsidR="002E53C7" w:rsidRPr="001C4005">
          <w:rPr>
            <w:rStyle w:val="Hipervnculo"/>
            <w:rFonts w:ascii="Arial" w:hAnsi="Arial" w:cs="Arial"/>
          </w:rPr>
          <w:t>Tabla 1 - Recurso Humano</w:t>
        </w:r>
        <w:r w:rsidR="002E53C7">
          <w:rPr>
            <w:webHidden/>
          </w:rPr>
          <w:tab/>
        </w:r>
        <w:r w:rsidR="002E53C7">
          <w:rPr>
            <w:webHidden/>
          </w:rPr>
          <w:fldChar w:fldCharType="begin"/>
        </w:r>
        <w:r w:rsidR="002E53C7">
          <w:rPr>
            <w:webHidden/>
          </w:rPr>
          <w:instrText xml:space="preserve"> PAGEREF _Toc371885600 \h </w:instrText>
        </w:r>
        <w:r w:rsidR="002E53C7">
          <w:rPr>
            <w:webHidden/>
          </w:rPr>
        </w:r>
        <w:r w:rsidR="002E53C7">
          <w:rPr>
            <w:webHidden/>
          </w:rPr>
          <w:fldChar w:fldCharType="separate"/>
        </w:r>
        <w:r w:rsidR="002E53C7">
          <w:rPr>
            <w:webHidden/>
          </w:rPr>
          <w:t>32</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1" w:history="1">
        <w:r w:rsidR="002E53C7" w:rsidRPr="001C4005">
          <w:rPr>
            <w:rStyle w:val="Hipervnculo"/>
            <w:rFonts w:ascii="Arial" w:hAnsi="Arial" w:cs="Arial"/>
          </w:rPr>
          <w:t>Tabla 2 - Recursos Consumibles</w:t>
        </w:r>
        <w:r w:rsidR="002E53C7">
          <w:rPr>
            <w:webHidden/>
          </w:rPr>
          <w:tab/>
        </w:r>
        <w:r w:rsidR="002E53C7">
          <w:rPr>
            <w:webHidden/>
          </w:rPr>
          <w:fldChar w:fldCharType="begin"/>
        </w:r>
        <w:r w:rsidR="002E53C7">
          <w:rPr>
            <w:webHidden/>
          </w:rPr>
          <w:instrText xml:space="preserve"> PAGEREF _Toc371885601 \h </w:instrText>
        </w:r>
        <w:r w:rsidR="002E53C7">
          <w:rPr>
            <w:webHidden/>
          </w:rPr>
        </w:r>
        <w:r w:rsidR="002E53C7">
          <w:rPr>
            <w:webHidden/>
          </w:rPr>
          <w:fldChar w:fldCharType="separate"/>
        </w:r>
        <w:r w:rsidR="002E53C7">
          <w:rPr>
            <w:webHidden/>
          </w:rPr>
          <w:t>33</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2" w:history="1">
        <w:r w:rsidR="002E53C7" w:rsidRPr="001C4005">
          <w:rPr>
            <w:rStyle w:val="Hipervnculo"/>
            <w:rFonts w:ascii="Arial" w:hAnsi="Arial" w:cs="Arial"/>
          </w:rPr>
          <w:t>Tabla 3 - Recursos Teconológicos</w:t>
        </w:r>
        <w:r w:rsidR="002E53C7">
          <w:rPr>
            <w:webHidden/>
          </w:rPr>
          <w:tab/>
        </w:r>
        <w:r w:rsidR="002E53C7">
          <w:rPr>
            <w:webHidden/>
          </w:rPr>
          <w:fldChar w:fldCharType="begin"/>
        </w:r>
        <w:r w:rsidR="002E53C7">
          <w:rPr>
            <w:webHidden/>
          </w:rPr>
          <w:instrText xml:space="preserve"> PAGEREF _Toc371885602 \h </w:instrText>
        </w:r>
        <w:r w:rsidR="002E53C7">
          <w:rPr>
            <w:webHidden/>
          </w:rPr>
        </w:r>
        <w:r w:rsidR="002E53C7">
          <w:rPr>
            <w:webHidden/>
          </w:rPr>
          <w:fldChar w:fldCharType="separate"/>
        </w:r>
        <w:r w:rsidR="002E53C7">
          <w:rPr>
            <w:webHidden/>
          </w:rPr>
          <w:t>34</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3" w:history="1">
        <w:r w:rsidR="002E53C7" w:rsidRPr="001C4005">
          <w:rPr>
            <w:rStyle w:val="Hipervnculo"/>
            <w:rFonts w:ascii="Arial" w:hAnsi="Arial" w:cs="Arial"/>
          </w:rPr>
          <w:t>Tabla 4 - Recursos Teconológicos Depreciación</w:t>
        </w:r>
        <w:r w:rsidR="002E53C7">
          <w:rPr>
            <w:webHidden/>
          </w:rPr>
          <w:tab/>
        </w:r>
        <w:r w:rsidR="002E53C7">
          <w:rPr>
            <w:webHidden/>
          </w:rPr>
          <w:fldChar w:fldCharType="begin"/>
        </w:r>
        <w:r w:rsidR="002E53C7">
          <w:rPr>
            <w:webHidden/>
          </w:rPr>
          <w:instrText xml:space="preserve"> PAGEREF _Toc371885603 \h </w:instrText>
        </w:r>
        <w:r w:rsidR="002E53C7">
          <w:rPr>
            <w:webHidden/>
          </w:rPr>
        </w:r>
        <w:r w:rsidR="002E53C7">
          <w:rPr>
            <w:webHidden/>
          </w:rPr>
          <w:fldChar w:fldCharType="separate"/>
        </w:r>
        <w:r w:rsidR="002E53C7">
          <w:rPr>
            <w:webHidden/>
          </w:rPr>
          <w:t>34</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4" w:history="1">
        <w:r w:rsidR="002E53C7" w:rsidRPr="001C4005">
          <w:rPr>
            <w:rStyle w:val="Hipervnculo"/>
            <w:rFonts w:ascii="Arial" w:hAnsi="Arial" w:cs="Arial"/>
          </w:rPr>
          <w:t>Tabla 5 - Recursos de Operación</w:t>
        </w:r>
        <w:r w:rsidR="002E53C7">
          <w:rPr>
            <w:webHidden/>
          </w:rPr>
          <w:tab/>
        </w:r>
        <w:r w:rsidR="002E53C7">
          <w:rPr>
            <w:webHidden/>
          </w:rPr>
          <w:fldChar w:fldCharType="begin"/>
        </w:r>
        <w:r w:rsidR="002E53C7">
          <w:rPr>
            <w:webHidden/>
          </w:rPr>
          <w:instrText xml:space="preserve"> PAGEREF _Toc371885604 \h </w:instrText>
        </w:r>
        <w:r w:rsidR="002E53C7">
          <w:rPr>
            <w:webHidden/>
          </w:rPr>
        </w:r>
        <w:r w:rsidR="002E53C7">
          <w:rPr>
            <w:webHidden/>
          </w:rPr>
          <w:fldChar w:fldCharType="separate"/>
        </w:r>
        <w:r w:rsidR="002E53C7">
          <w:rPr>
            <w:webHidden/>
          </w:rPr>
          <w:t>35</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5" w:history="1">
        <w:r w:rsidR="002E53C7" w:rsidRPr="001C4005">
          <w:rPr>
            <w:rStyle w:val="Hipervnculo"/>
            <w:rFonts w:ascii="Arial" w:hAnsi="Arial" w:cs="Arial"/>
          </w:rPr>
          <w:t>Tabla 6 - Resumen del presupuesto del proyecto</w:t>
        </w:r>
        <w:r w:rsidR="002E53C7">
          <w:rPr>
            <w:webHidden/>
          </w:rPr>
          <w:tab/>
        </w:r>
        <w:r w:rsidR="002E53C7">
          <w:rPr>
            <w:webHidden/>
          </w:rPr>
          <w:fldChar w:fldCharType="begin"/>
        </w:r>
        <w:r w:rsidR="002E53C7">
          <w:rPr>
            <w:webHidden/>
          </w:rPr>
          <w:instrText xml:space="preserve"> PAGEREF _Toc371885605 \h </w:instrText>
        </w:r>
        <w:r w:rsidR="002E53C7">
          <w:rPr>
            <w:webHidden/>
          </w:rPr>
        </w:r>
        <w:r w:rsidR="002E53C7">
          <w:rPr>
            <w:webHidden/>
          </w:rPr>
          <w:fldChar w:fldCharType="separate"/>
        </w:r>
        <w:r w:rsidR="002E53C7">
          <w:rPr>
            <w:webHidden/>
          </w:rPr>
          <w:t>36</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6" w:history="1">
        <w:r w:rsidR="002E53C7" w:rsidRPr="001C4005">
          <w:rPr>
            <w:rStyle w:val="Hipervnculo"/>
            <w:rFonts w:ascii="Arial" w:hAnsi="Arial" w:cs="Arial"/>
          </w:rPr>
          <w:t>Tabla 7 - Costos del proyecto</w:t>
        </w:r>
        <w:r w:rsidR="002E53C7">
          <w:rPr>
            <w:webHidden/>
          </w:rPr>
          <w:tab/>
        </w:r>
        <w:r w:rsidR="002E53C7">
          <w:rPr>
            <w:webHidden/>
          </w:rPr>
          <w:fldChar w:fldCharType="begin"/>
        </w:r>
        <w:r w:rsidR="002E53C7">
          <w:rPr>
            <w:webHidden/>
          </w:rPr>
          <w:instrText xml:space="preserve"> PAGEREF _Toc371885606 \h </w:instrText>
        </w:r>
        <w:r w:rsidR="002E53C7">
          <w:rPr>
            <w:webHidden/>
          </w:rPr>
        </w:r>
        <w:r w:rsidR="002E53C7">
          <w:rPr>
            <w:webHidden/>
          </w:rPr>
          <w:fldChar w:fldCharType="separate"/>
        </w:r>
        <w:r w:rsidR="002E53C7">
          <w:rPr>
            <w:webHidden/>
          </w:rPr>
          <w:t>39</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7" w:history="1">
        <w:r w:rsidR="002E53C7" w:rsidRPr="001C4005">
          <w:rPr>
            <w:rStyle w:val="Hipervnculo"/>
            <w:rFonts w:ascii="Arial" w:hAnsi="Arial" w:cs="Arial"/>
          </w:rPr>
          <w:t>Tabla 8 - CU-01</w:t>
        </w:r>
        <w:r w:rsidR="002E53C7">
          <w:rPr>
            <w:webHidden/>
          </w:rPr>
          <w:tab/>
        </w:r>
        <w:r w:rsidR="002E53C7">
          <w:rPr>
            <w:webHidden/>
          </w:rPr>
          <w:fldChar w:fldCharType="begin"/>
        </w:r>
        <w:r w:rsidR="002E53C7">
          <w:rPr>
            <w:webHidden/>
          </w:rPr>
          <w:instrText xml:space="preserve"> PAGEREF _Toc371885607 \h </w:instrText>
        </w:r>
        <w:r w:rsidR="002E53C7">
          <w:rPr>
            <w:webHidden/>
          </w:rPr>
        </w:r>
        <w:r w:rsidR="002E53C7">
          <w:rPr>
            <w:webHidden/>
          </w:rPr>
          <w:fldChar w:fldCharType="separate"/>
        </w:r>
        <w:r w:rsidR="002E53C7">
          <w:rPr>
            <w:webHidden/>
          </w:rPr>
          <w:t>59</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8" w:history="1">
        <w:r w:rsidR="002E53C7" w:rsidRPr="001C4005">
          <w:rPr>
            <w:rStyle w:val="Hipervnculo"/>
            <w:rFonts w:ascii="Arial" w:hAnsi="Arial" w:cs="Arial"/>
          </w:rPr>
          <w:t>Tabla 9 - CU-02</w:t>
        </w:r>
        <w:r w:rsidR="002E53C7">
          <w:rPr>
            <w:webHidden/>
          </w:rPr>
          <w:tab/>
        </w:r>
        <w:r w:rsidR="002E53C7">
          <w:rPr>
            <w:webHidden/>
          </w:rPr>
          <w:fldChar w:fldCharType="begin"/>
        </w:r>
        <w:r w:rsidR="002E53C7">
          <w:rPr>
            <w:webHidden/>
          </w:rPr>
          <w:instrText xml:space="preserve"> PAGEREF _Toc371885608 \h </w:instrText>
        </w:r>
        <w:r w:rsidR="002E53C7">
          <w:rPr>
            <w:webHidden/>
          </w:rPr>
        </w:r>
        <w:r w:rsidR="002E53C7">
          <w:rPr>
            <w:webHidden/>
          </w:rPr>
          <w:fldChar w:fldCharType="separate"/>
        </w:r>
        <w:r w:rsidR="002E53C7">
          <w:rPr>
            <w:webHidden/>
          </w:rPr>
          <w:t>60</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9" w:history="1">
        <w:r w:rsidR="002E53C7" w:rsidRPr="001C4005">
          <w:rPr>
            <w:rStyle w:val="Hipervnculo"/>
            <w:rFonts w:ascii="Arial" w:hAnsi="Arial" w:cs="Arial"/>
          </w:rPr>
          <w:t>Tabla 10 - CU-03</w:t>
        </w:r>
        <w:r w:rsidR="002E53C7">
          <w:rPr>
            <w:webHidden/>
          </w:rPr>
          <w:tab/>
        </w:r>
        <w:r w:rsidR="002E53C7">
          <w:rPr>
            <w:webHidden/>
          </w:rPr>
          <w:fldChar w:fldCharType="begin"/>
        </w:r>
        <w:r w:rsidR="002E53C7">
          <w:rPr>
            <w:webHidden/>
          </w:rPr>
          <w:instrText xml:space="preserve"> PAGEREF _Toc371885609 \h </w:instrText>
        </w:r>
        <w:r w:rsidR="002E53C7">
          <w:rPr>
            <w:webHidden/>
          </w:rPr>
        </w:r>
        <w:r w:rsidR="002E53C7">
          <w:rPr>
            <w:webHidden/>
          </w:rPr>
          <w:fldChar w:fldCharType="separate"/>
        </w:r>
        <w:r w:rsidR="002E53C7">
          <w:rPr>
            <w:webHidden/>
          </w:rPr>
          <w:t>60</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0" w:history="1">
        <w:r w:rsidR="002E53C7" w:rsidRPr="001C4005">
          <w:rPr>
            <w:rStyle w:val="Hipervnculo"/>
            <w:rFonts w:ascii="Arial" w:hAnsi="Arial" w:cs="Arial"/>
          </w:rPr>
          <w:t>Tabla 11 - CU-04</w:t>
        </w:r>
        <w:r w:rsidR="002E53C7">
          <w:rPr>
            <w:webHidden/>
          </w:rPr>
          <w:tab/>
        </w:r>
        <w:r w:rsidR="002E53C7">
          <w:rPr>
            <w:webHidden/>
          </w:rPr>
          <w:fldChar w:fldCharType="begin"/>
        </w:r>
        <w:r w:rsidR="002E53C7">
          <w:rPr>
            <w:webHidden/>
          </w:rPr>
          <w:instrText xml:space="preserve"> PAGEREF _Toc371885610 \h </w:instrText>
        </w:r>
        <w:r w:rsidR="002E53C7">
          <w:rPr>
            <w:webHidden/>
          </w:rPr>
        </w:r>
        <w:r w:rsidR="002E53C7">
          <w:rPr>
            <w:webHidden/>
          </w:rPr>
          <w:fldChar w:fldCharType="separate"/>
        </w:r>
        <w:r w:rsidR="002E53C7">
          <w:rPr>
            <w:webHidden/>
          </w:rPr>
          <w:t>61</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1" w:history="1">
        <w:r w:rsidR="002E53C7" w:rsidRPr="001C4005">
          <w:rPr>
            <w:rStyle w:val="Hipervnculo"/>
            <w:rFonts w:ascii="Arial" w:hAnsi="Arial" w:cs="Arial"/>
          </w:rPr>
          <w:t>Tabla 12 - CU-05</w:t>
        </w:r>
        <w:r w:rsidR="002E53C7">
          <w:rPr>
            <w:webHidden/>
          </w:rPr>
          <w:tab/>
        </w:r>
        <w:r w:rsidR="002E53C7">
          <w:rPr>
            <w:webHidden/>
          </w:rPr>
          <w:fldChar w:fldCharType="begin"/>
        </w:r>
        <w:r w:rsidR="002E53C7">
          <w:rPr>
            <w:webHidden/>
          </w:rPr>
          <w:instrText xml:space="preserve"> PAGEREF _Toc371885611 \h </w:instrText>
        </w:r>
        <w:r w:rsidR="002E53C7">
          <w:rPr>
            <w:webHidden/>
          </w:rPr>
        </w:r>
        <w:r w:rsidR="002E53C7">
          <w:rPr>
            <w:webHidden/>
          </w:rPr>
          <w:fldChar w:fldCharType="separate"/>
        </w:r>
        <w:r w:rsidR="002E53C7">
          <w:rPr>
            <w:webHidden/>
          </w:rPr>
          <w:t>61</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2" w:history="1">
        <w:r w:rsidR="002E53C7" w:rsidRPr="001C4005">
          <w:rPr>
            <w:rStyle w:val="Hipervnculo"/>
            <w:rFonts w:ascii="Arial" w:hAnsi="Arial" w:cs="Arial"/>
          </w:rPr>
          <w:t>Tabla 13 - CU-06</w:t>
        </w:r>
        <w:r w:rsidR="002E53C7">
          <w:rPr>
            <w:webHidden/>
          </w:rPr>
          <w:tab/>
        </w:r>
        <w:r w:rsidR="002E53C7">
          <w:rPr>
            <w:webHidden/>
          </w:rPr>
          <w:fldChar w:fldCharType="begin"/>
        </w:r>
        <w:r w:rsidR="002E53C7">
          <w:rPr>
            <w:webHidden/>
          </w:rPr>
          <w:instrText xml:space="preserve"> PAGEREF _Toc371885612 \h </w:instrText>
        </w:r>
        <w:r w:rsidR="002E53C7">
          <w:rPr>
            <w:webHidden/>
          </w:rPr>
        </w:r>
        <w:r w:rsidR="002E53C7">
          <w:rPr>
            <w:webHidden/>
          </w:rPr>
          <w:fldChar w:fldCharType="separate"/>
        </w:r>
        <w:r w:rsidR="002E53C7">
          <w:rPr>
            <w:webHidden/>
          </w:rPr>
          <w:t>62</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3" w:history="1">
        <w:r w:rsidR="002E53C7" w:rsidRPr="001C4005">
          <w:rPr>
            <w:rStyle w:val="Hipervnculo"/>
            <w:rFonts w:ascii="Arial" w:hAnsi="Arial" w:cs="Arial"/>
          </w:rPr>
          <w:t>Tabla 14 - CU-07</w:t>
        </w:r>
        <w:r w:rsidR="002E53C7">
          <w:rPr>
            <w:webHidden/>
          </w:rPr>
          <w:tab/>
        </w:r>
        <w:r w:rsidR="002E53C7">
          <w:rPr>
            <w:webHidden/>
          </w:rPr>
          <w:fldChar w:fldCharType="begin"/>
        </w:r>
        <w:r w:rsidR="002E53C7">
          <w:rPr>
            <w:webHidden/>
          </w:rPr>
          <w:instrText xml:space="preserve"> PAGEREF _Toc371885613 \h </w:instrText>
        </w:r>
        <w:r w:rsidR="002E53C7">
          <w:rPr>
            <w:webHidden/>
          </w:rPr>
        </w:r>
        <w:r w:rsidR="002E53C7">
          <w:rPr>
            <w:webHidden/>
          </w:rPr>
          <w:fldChar w:fldCharType="separate"/>
        </w:r>
        <w:r w:rsidR="002E53C7">
          <w:rPr>
            <w:webHidden/>
          </w:rPr>
          <w:t>63</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4" w:history="1">
        <w:r w:rsidR="002E53C7" w:rsidRPr="001C4005">
          <w:rPr>
            <w:rStyle w:val="Hipervnculo"/>
            <w:rFonts w:ascii="Arial" w:hAnsi="Arial" w:cs="Arial"/>
          </w:rPr>
          <w:t>Tabla 15 - CU-08</w:t>
        </w:r>
        <w:r w:rsidR="002E53C7">
          <w:rPr>
            <w:webHidden/>
          </w:rPr>
          <w:tab/>
        </w:r>
        <w:r w:rsidR="002E53C7">
          <w:rPr>
            <w:webHidden/>
          </w:rPr>
          <w:fldChar w:fldCharType="begin"/>
        </w:r>
        <w:r w:rsidR="002E53C7">
          <w:rPr>
            <w:webHidden/>
          </w:rPr>
          <w:instrText xml:space="preserve"> PAGEREF _Toc371885614 \h </w:instrText>
        </w:r>
        <w:r w:rsidR="002E53C7">
          <w:rPr>
            <w:webHidden/>
          </w:rPr>
        </w:r>
        <w:r w:rsidR="002E53C7">
          <w:rPr>
            <w:webHidden/>
          </w:rPr>
          <w:fldChar w:fldCharType="separate"/>
        </w:r>
        <w:r w:rsidR="002E53C7">
          <w:rPr>
            <w:webHidden/>
          </w:rPr>
          <w:t>63</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5" w:history="1">
        <w:r w:rsidR="002E53C7" w:rsidRPr="001C4005">
          <w:rPr>
            <w:rStyle w:val="Hipervnculo"/>
            <w:rFonts w:ascii="Arial" w:hAnsi="Arial" w:cs="Arial"/>
          </w:rPr>
          <w:t>Tabla 16 - CU-09</w:t>
        </w:r>
        <w:r w:rsidR="002E53C7">
          <w:rPr>
            <w:webHidden/>
          </w:rPr>
          <w:tab/>
        </w:r>
        <w:r w:rsidR="002E53C7">
          <w:rPr>
            <w:webHidden/>
          </w:rPr>
          <w:fldChar w:fldCharType="begin"/>
        </w:r>
        <w:r w:rsidR="002E53C7">
          <w:rPr>
            <w:webHidden/>
          </w:rPr>
          <w:instrText xml:space="preserve"> PAGEREF _Toc371885615 \h </w:instrText>
        </w:r>
        <w:r w:rsidR="002E53C7">
          <w:rPr>
            <w:webHidden/>
          </w:rPr>
        </w:r>
        <w:r w:rsidR="002E53C7">
          <w:rPr>
            <w:webHidden/>
          </w:rPr>
          <w:fldChar w:fldCharType="separate"/>
        </w:r>
        <w:r w:rsidR="002E53C7">
          <w:rPr>
            <w:webHidden/>
          </w:rPr>
          <w:t>64</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6" w:history="1">
        <w:r w:rsidR="002E53C7" w:rsidRPr="001C4005">
          <w:rPr>
            <w:rStyle w:val="Hipervnculo"/>
            <w:rFonts w:ascii="Arial" w:hAnsi="Arial" w:cs="Arial"/>
          </w:rPr>
          <w:t>Tabla 17 - CU-10</w:t>
        </w:r>
        <w:r w:rsidR="002E53C7">
          <w:rPr>
            <w:webHidden/>
          </w:rPr>
          <w:tab/>
        </w:r>
        <w:r w:rsidR="002E53C7">
          <w:rPr>
            <w:webHidden/>
          </w:rPr>
          <w:fldChar w:fldCharType="begin"/>
        </w:r>
        <w:r w:rsidR="002E53C7">
          <w:rPr>
            <w:webHidden/>
          </w:rPr>
          <w:instrText xml:space="preserve"> PAGEREF _Toc371885616 \h </w:instrText>
        </w:r>
        <w:r w:rsidR="002E53C7">
          <w:rPr>
            <w:webHidden/>
          </w:rPr>
        </w:r>
        <w:r w:rsidR="002E53C7">
          <w:rPr>
            <w:webHidden/>
          </w:rPr>
          <w:fldChar w:fldCharType="separate"/>
        </w:r>
        <w:r w:rsidR="002E53C7">
          <w:rPr>
            <w:webHidden/>
          </w:rPr>
          <w:t>64</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7" w:history="1">
        <w:r w:rsidR="002E53C7" w:rsidRPr="001C4005">
          <w:rPr>
            <w:rStyle w:val="Hipervnculo"/>
            <w:rFonts w:ascii="Arial" w:hAnsi="Arial" w:cs="Arial"/>
          </w:rPr>
          <w:t>Tabla 18 - CU-11</w:t>
        </w:r>
        <w:r w:rsidR="002E53C7">
          <w:rPr>
            <w:webHidden/>
          </w:rPr>
          <w:tab/>
        </w:r>
        <w:r w:rsidR="002E53C7">
          <w:rPr>
            <w:webHidden/>
          </w:rPr>
          <w:fldChar w:fldCharType="begin"/>
        </w:r>
        <w:r w:rsidR="002E53C7">
          <w:rPr>
            <w:webHidden/>
          </w:rPr>
          <w:instrText xml:space="preserve"> PAGEREF _Toc371885617 \h </w:instrText>
        </w:r>
        <w:r w:rsidR="002E53C7">
          <w:rPr>
            <w:webHidden/>
          </w:rPr>
        </w:r>
        <w:r w:rsidR="002E53C7">
          <w:rPr>
            <w:webHidden/>
          </w:rPr>
          <w:fldChar w:fldCharType="separate"/>
        </w:r>
        <w:r w:rsidR="002E53C7">
          <w:rPr>
            <w:webHidden/>
          </w:rPr>
          <w:t>65</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8" w:history="1">
        <w:r w:rsidR="002E53C7" w:rsidRPr="001C4005">
          <w:rPr>
            <w:rStyle w:val="Hipervnculo"/>
            <w:rFonts w:ascii="Arial" w:hAnsi="Arial" w:cs="Arial"/>
          </w:rPr>
          <w:t>Tabla 19 - CU-12</w:t>
        </w:r>
        <w:r w:rsidR="002E53C7">
          <w:rPr>
            <w:webHidden/>
          </w:rPr>
          <w:tab/>
        </w:r>
        <w:r w:rsidR="002E53C7">
          <w:rPr>
            <w:webHidden/>
          </w:rPr>
          <w:fldChar w:fldCharType="begin"/>
        </w:r>
        <w:r w:rsidR="002E53C7">
          <w:rPr>
            <w:webHidden/>
          </w:rPr>
          <w:instrText xml:space="preserve"> PAGEREF _Toc371885618 \h </w:instrText>
        </w:r>
        <w:r w:rsidR="002E53C7">
          <w:rPr>
            <w:webHidden/>
          </w:rPr>
        </w:r>
        <w:r w:rsidR="002E53C7">
          <w:rPr>
            <w:webHidden/>
          </w:rPr>
          <w:fldChar w:fldCharType="separate"/>
        </w:r>
        <w:r w:rsidR="002E53C7">
          <w:rPr>
            <w:webHidden/>
          </w:rPr>
          <w:t>66</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9" w:history="1">
        <w:r w:rsidR="002E53C7" w:rsidRPr="001C4005">
          <w:rPr>
            <w:rStyle w:val="Hipervnculo"/>
            <w:rFonts w:ascii="Arial" w:hAnsi="Arial" w:cs="Arial"/>
          </w:rPr>
          <w:t>Tabla 20 - CU-13</w:t>
        </w:r>
        <w:r w:rsidR="002E53C7">
          <w:rPr>
            <w:webHidden/>
          </w:rPr>
          <w:tab/>
        </w:r>
        <w:r w:rsidR="002E53C7">
          <w:rPr>
            <w:webHidden/>
          </w:rPr>
          <w:fldChar w:fldCharType="begin"/>
        </w:r>
        <w:r w:rsidR="002E53C7">
          <w:rPr>
            <w:webHidden/>
          </w:rPr>
          <w:instrText xml:space="preserve"> PAGEREF _Toc371885619 \h </w:instrText>
        </w:r>
        <w:r w:rsidR="002E53C7">
          <w:rPr>
            <w:webHidden/>
          </w:rPr>
        </w:r>
        <w:r w:rsidR="002E53C7">
          <w:rPr>
            <w:webHidden/>
          </w:rPr>
          <w:fldChar w:fldCharType="separate"/>
        </w:r>
        <w:r w:rsidR="002E53C7">
          <w:rPr>
            <w:webHidden/>
          </w:rPr>
          <w:t>66</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20" w:history="1">
        <w:r w:rsidR="002E53C7" w:rsidRPr="001C4005">
          <w:rPr>
            <w:rStyle w:val="Hipervnculo"/>
            <w:rFonts w:ascii="Arial" w:hAnsi="Arial" w:cs="Arial"/>
          </w:rPr>
          <w:t>Tabla 21 - CU-14</w:t>
        </w:r>
        <w:r w:rsidR="002E53C7">
          <w:rPr>
            <w:webHidden/>
          </w:rPr>
          <w:tab/>
        </w:r>
        <w:r w:rsidR="002E53C7">
          <w:rPr>
            <w:webHidden/>
          </w:rPr>
          <w:fldChar w:fldCharType="begin"/>
        </w:r>
        <w:r w:rsidR="002E53C7">
          <w:rPr>
            <w:webHidden/>
          </w:rPr>
          <w:instrText xml:space="preserve"> PAGEREF _Toc371885620 \h </w:instrText>
        </w:r>
        <w:r w:rsidR="002E53C7">
          <w:rPr>
            <w:webHidden/>
          </w:rPr>
        </w:r>
        <w:r w:rsidR="002E53C7">
          <w:rPr>
            <w:webHidden/>
          </w:rPr>
          <w:fldChar w:fldCharType="separate"/>
        </w:r>
        <w:r w:rsidR="002E53C7">
          <w:rPr>
            <w:webHidden/>
          </w:rPr>
          <w:t>67</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21" w:history="1">
        <w:r w:rsidR="002E53C7" w:rsidRPr="001C4005">
          <w:rPr>
            <w:rStyle w:val="Hipervnculo"/>
            <w:rFonts w:ascii="Arial" w:hAnsi="Arial" w:cs="Arial"/>
          </w:rPr>
          <w:t>Tabla 22 - CU-15</w:t>
        </w:r>
        <w:r w:rsidR="002E53C7">
          <w:rPr>
            <w:webHidden/>
          </w:rPr>
          <w:tab/>
        </w:r>
        <w:r w:rsidR="002E53C7">
          <w:rPr>
            <w:webHidden/>
          </w:rPr>
          <w:fldChar w:fldCharType="begin"/>
        </w:r>
        <w:r w:rsidR="002E53C7">
          <w:rPr>
            <w:webHidden/>
          </w:rPr>
          <w:instrText xml:space="preserve"> PAGEREF _Toc371885621 \h </w:instrText>
        </w:r>
        <w:r w:rsidR="002E53C7">
          <w:rPr>
            <w:webHidden/>
          </w:rPr>
        </w:r>
        <w:r w:rsidR="002E53C7">
          <w:rPr>
            <w:webHidden/>
          </w:rPr>
          <w:fldChar w:fldCharType="separate"/>
        </w:r>
        <w:r w:rsidR="002E53C7">
          <w:rPr>
            <w:webHidden/>
          </w:rPr>
          <w:t>67</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22" w:history="1">
        <w:r w:rsidR="002E53C7" w:rsidRPr="001C4005">
          <w:rPr>
            <w:rStyle w:val="Hipervnculo"/>
            <w:rFonts w:ascii="Arial" w:hAnsi="Arial" w:cs="Arial"/>
          </w:rPr>
          <w:t>Tabla 23 - CU-16</w:t>
        </w:r>
        <w:r w:rsidR="002E53C7">
          <w:rPr>
            <w:webHidden/>
          </w:rPr>
          <w:tab/>
        </w:r>
        <w:r w:rsidR="002E53C7">
          <w:rPr>
            <w:webHidden/>
          </w:rPr>
          <w:fldChar w:fldCharType="begin"/>
        </w:r>
        <w:r w:rsidR="002E53C7">
          <w:rPr>
            <w:webHidden/>
          </w:rPr>
          <w:instrText xml:space="preserve"> PAGEREF _Toc371885622 \h </w:instrText>
        </w:r>
        <w:r w:rsidR="002E53C7">
          <w:rPr>
            <w:webHidden/>
          </w:rPr>
        </w:r>
        <w:r w:rsidR="002E53C7">
          <w:rPr>
            <w:webHidden/>
          </w:rPr>
          <w:fldChar w:fldCharType="separate"/>
        </w:r>
        <w:r w:rsidR="002E53C7">
          <w:rPr>
            <w:webHidden/>
          </w:rPr>
          <w:t>68</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23" w:history="1">
        <w:r w:rsidR="002E53C7" w:rsidRPr="001C4005">
          <w:rPr>
            <w:rStyle w:val="Hipervnculo"/>
            <w:rFonts w:ascii="Arial" w:hAnsi="Arial" w:cs="Arial"/>
          </w:rPr>
          <w:t>Tabla 24 - CU-17</w:t>
        </w:r>
        <w:r w:rsidR="002E53C7">
          <w:rPr>
            <w:webHidden/>
          </w:rPr>
          <w:tab/>
        </w:r>
        <w:r w:rsidR="002E53C7">
          <w:rPr>
            <w:webHidden/>
          </w:rPr>
          <w:fldChar w:fldCharType="begin"/>
        </w:r>
        <w:r w:rsidR="002E53C7">
          <w:rPr>
            <w:webHidden/>
          </w:rPr>
          <w:instrText xml:space="preserve"> PAGEREF _Toc371885623 \h </w:instrText>
        </w:r>
        <w:r w:rsidR="002E53C7">
          <w:rPr>
            <w:webHidden/>
          </w:rPr>
        </w:r>
        <w:r w:rsidR="002E53C7">
          <w:rPr>
            <w:webHidden/>
          </w:rPr>
          <w:fldChar w:fldCharType="separate"/>
        </w:r>
        <w:r w:rsidR="002E53C7">
          <w:rPr>
            <w:webHidden/>
          </w:rPr>
          <w:t>69</w:t>
        </w:r>
        <w:r w:rsidR="002E53C7">
          <w:rPr>
            <w:webHidden/>
          </w:rPr>
          <w:fldChar w:fldCharType="end"/>
        </w:r>
      </w:hyperlink>
    </w:p>
    <w:p w:rsidR="00B36F73" w:rsidRDefault="00B36F73" w:rsidP="00031F00">
      <w:pPr>
        <w:tabs>
          <w:tab w:val="left" w:pos="1935"/>
        </w:tabs>
      </w:pPr>
      <w:r>
        <w:fldChar w:fldCharType="end"/>
      </w:r>
    </w:p>
    <w:p w:rsidR="00B36F73" w:rsidRPr="00DB271B" w:rsidRDefault="00B36F73" w:rsidP="00B36F73">
      <w:pPr>
        <w:pStyle w:val="TtulodeTDC"/>
        <w:rPr>
          <w:rFonts w:ascii="Arial" w:hAnsi="Arial" w:cs="Arial"/>
          <w:sz w:val="32"/>
        </w:rPr>
      </w:pPr>
      <w:r w:rsidRPr="00567854">
        <w:rPr>
          <w:rFonts w:ascii="Arial" w:hAnsi="Arial" w:cs="Arial"/>
          <w:color w:val="auto"/>
        </w:rPr>
        <w:t xml:space="preserve">Índice de </w:t>
      </w:r>
      <w:r w:rsidR="000E0880" w:rsidRPr="00567854">
        <w:rPr>
          <w:rFonts w:ascii="Arial" w:hAnsi="Arial" w:cs="Arial"/>
          <w:color w:val="auto"/>
        </w:rPr>
        <w:t>Figuras</w:t>
      </w:r>
    </w:p>
    <w:p w:rsidR="00B36F73" w:rsidRDefault="00B36F73" w:rsidP="00B36F73"/>
    <w:p w:rsidR="002E53C7" w:rsidRDefault="00B36F73">
      <w:pPr>
        <w:pStyle w:val="Tabladeilustraciones"/>
        <w:tabs>
          <w:tab w:val="right" w:leader="dot" w:pos="8828"/>
        </w:tabs>
        <w:rPr>
          <w:rFonts w:asciiTheme="minorHAnsi" w:eastAsiaTheme="minorEastAsia" w:hAnsiTheme="minorHAnsi" w:cstheme="minorBidi"/>
          <w:color w:val="auto"/>
        </w:rPr>
      </w:pPr>
      <w:r>
        <w:fldChar w:fldCharType="begin"/>
      </w:r>
      <w:r>
        <w:instrText xml:space="preserve"> TOC \h \z \c "Ilustración" </w:instrText>
      </w:r>
      <w:r>
        <w:fldChar w:fldCharType="separate"/>
      </w:r>
      <w:hyperlink w:anchor="_Toc371885579" w:history="1">
        <w:r w:rsidR="002E53C7" w:rsidRPr="00F230E8">
          <w:rPr>
            <w:rStyle w:val="Hipervnculo"/>
            <w:rFonts w:ascii="Arial" w:hAnsi="Arial" w:cs="Arial"/>
          </w:rPr>
          <w:t>Ilustración 1 – Empresa Lazos</w:t>
        </w:r>
        <w:r w:rsidR="002E53C7">
          <w:rPr>
            <w:webHidden/>
          </w:rPr>
          <w:tab/>
        </w:r>
        <w:r w:rsidR="002E53C7">
          <w:rPr>
            <w:webHidden/>
          </w:rPr>
          <w:fldChar w:fldCharType="begin"/>
        </w:r>
        <w:r w:rsidR="002E53C7">
          <w:rPr>
            <w:webHidden/>
          </w:rPr>
          <w:instrText xml:space="preserve"> PAGEREF _Toc371885579 \h </w:instrText>
        </w:r>
        <w:r w:rsidR="002E53C7">
          <w:rPr>
            <w:webHidden/>
          </w:rPr>
        </w:r>
        <w:r w:rsidR="002E53C7">
          <w:rPr>
            <w:webHidden/>
          </w:rPr>
          <w:fldChar w:fldCharType="separate"/>
        </w:r>
        <w:r w:rsidR="002E53C7">
          <w:rPr>
            <w:webHidden/>
          </w:rPr>
          <w:t>11</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0" w:history="1">
        <w:r w:rsidR="002E53C7" w:rsidRPr="00F230E8">
          <w:rPr>
            <w:rStyle w:val="Hipervnculo"/>
            <w:rFonts w:ascii="Arial" w:hAnsi="Arial" w:cs="Arial"/>
          </w:rPr>
          <w:t>Ilustración 2 - Arquitectura</w:t>
        </w:r>
        <w:r w:rsidR="002E53C7">
          <w:rPr>
            <w:webHidden/>
          </w:rPr>
          <w:tab/>
        </w:r>
        <w:r w:rsidR="002E53C7">
          <w:rPr>
            <w:webHidden/>
          </w:rPr>
          <w:fldChar w:fldCharType="begin"/>
        </w:r>
        <w:r w:rsidR="002E53C7">
          <w:rPr>
            <w:webHidden/>
          </w:rPr>
          <w:instrText xml:space="preserve"> PAGEREF _Toc371885580 \h </w:instrText>
        </w:r>
        <w:r w:rsidR="002E53C7">
          <w:rPr>
            <w:webHidden/>
          </w:rPr>
        </w:r>
        <w:r w:rsidR="002E53C7">
          <w:rPr>
            <w:webHidden/>
          </w:rPr>
          <w:fldChar w:fldCharType="separate"/>
        </w:r>
        <w:r w:rsidR="002E53C7">
          <w:rPr>
            <w:webHidden/>
          </w:rPr>
          <w:t>19</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1" w:history="1">
        <w:r w:rsidR="002E53C7" w:rsidRPr="00F230E8">
          <w:rPr>
            <w:rStyle w:val="Hipervnculo"/>
            <w:rFonts w:ascii="Arial" w:hAnsi="Arial" w:cs="Arial"/>
          </w:rPr>
          <w:t>Ilustración 3 - Capas fisica</w:t>
        </w:r>
        <w:r w:rsidR="002E53C7">
          <w:rPr>
            <w:webHidden/>
          </w:rPr>
          <w:tab/>
        </w:r>
        <w:r w:rsidR="002E53C7">
          <w:rPr>
            <w:webHidden/>
          </w:rPr>
          <w:fldChar w:fldCharType="begin"/>
        </w:r>
        <w:r w:rsidR="002E53C7">
          <w:rPr>
            <w:webHidden/>
          </w:rPr>
          <w:instrText xml:space="preserve"> PAGEREF _Toc371885581 \h </w:instrText>
        </w:r>
        <w:r w:rsidR="002E53C7">
          <w:rPr>
            <w:webHidden/>
          </w:rPr>
        </w:r>
        <w:r w:rsidR="002E53C7">
          <w:rPr>
            <w:webHidden/>
          </w:rPr>
          <w:fldChar w:fldCharType="separate"/>
        </w:r>
        <w:r w:rsidR="002E53C7">
          <w:rPr>
            <w:webHidden/>
          </w:rPr>
          <w:t>21</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2" w:history="1">
        <w:r w:rsidR="002E53C7" w:rsidRPr="00F230E8">
          <w:rPr>
            <w:rStyle w:val="Hipervnculo"/>
            <w:rFonts w:ascii="Arial" w:hAnsi="Arial" w:cs="Arial"/>
          </w:rPr>
          <w:t>Ilustración 4 - Arquitectura logica</w:t>
        </w:r>
        <w:r w:rsidR="002E53C7">
          <w:rPr>
            <w:webHidden/>
          </w:rPr>
          <w:tab/>
        </w:r>
        <w:r w:rsidR="002E53C7">
          <w:rPr>
            <w:webHidden/>
          </w:rPr>
          <w:fldChar w:fldCharType="begin"/>
        </w:r>
        <w:r w:rsidR="002E53C7">
          <w:rPr>
            <w:webHidden/>
          </w:rPr>
          <w:instrText xml:space="preserve"> PAGEREF _Toc371885582 \h </w:instrText>
        </w:r>
        <w:r w:rsidR="002E53C7">
          <w:rPr>
            <w:webHidden/>
          </w:rPr>
        </w:r>
        <w:r w:rsidR="002E53C7">
          <w:rPr>
            <w:webHidden/>
          </w:rPr>
          <w:fldChar w:fldCharType="separate"/>
        </w:r>
        <w:r w:rsidR="002E53C7">
          <w:rPr>
            <w:webHidden/>
          </w:rPr>
          <w:t>22</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3" w:history="1">
        <w:r w:rsidR="002E53C7" w:rsidRPr="00F230E8">
          <w:rPr>
            <w:rStyle w:val="Hipervnculo"/>
            <w:rFonts w:ascii="Arial" w:hAnsi="Arial" w:cs="Arial"/>
          </w:rPr>
          <w:t>Ilustración 5 - Diseño en cascada</w:t>
        </w:r>
        <w:r w:rsidR="002E53C7">
          <w:rPr>
            <w:webHidden/>
          </w:rPr>
          <w:tab/>
        </w:r>
        <w:r w:rsidR="002E53C7">
          <w:rPr>
            <w:webHidden/>
          </w:rPr>
          <w:fldChar w:fldCharType="begin"/>
        </w:r>
        <w:r w:rsidR="002E53C7">
          <w:rPr>
            <w:webHidden/>
          </w:rPr>
          <w:instrText xml:space="preserve"> PAGEREF _Toc371885583 \h </w:instrText>
        </w:r>
        <w:r w:rsidR="002E53C7">
          <w:rPr>
            <w:webHidden/>
          </w:rPr>
        </w:r>
        <w:r w:rsidR="002E53C7">
          <w:rPr>
            <w:webHidden/>
          </w:rPr>
          <w:fldChar w:fldCharType="separate"/>
        </w:r>
        <w:r w:rsidR="002E53C7">
          <w:rPr>
            <w:webHidden/>
          </w:rPr>
          <w:t>27</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4" w:history="1">
        <w:r w:rsidR="002E53C7" w:rsidRPr="00F230E8">
          <w:rPr>
            <w:rStyle w:val="Hipervnculo"/>
            <w:rFonts w:ascii="Arial" w:hAnsi="Arial" w:cs="Arial"/>
          </w:rPr>
          <w:t>Ilustración 6: Gantt, Parte 1</w:t>
        </w:r>
        <w:r w:rsidR="002E53C7">
          <w:rPr>
            <w:webHidden/>
          </w:rPr>
          <w:tab/>
        </w:r>
        <w:r w:rsidR="002E53C7">
          <w:rPr>
            <w:webHidden/>
          </w:rPr>
          <w:fldChar w:fldCharType="begin"/>
        </w:r>
        <w:r w:rsidR="002E53C7">
          <w:rPr>
            <w:webHidden/>
          </w:rPr>
          <w:instrText xml:space="preserve"> PAGEREF _Toc371885584 \h </w:instrText>
        </w:r>
        <w:r w:rsidR="002E53C7">
          <w:rPr>
            <w:webHidden/>
          </w:rPr>
        </w:r>
        <w:r w:rsidR="002E53C7">
          <w:rPr>
            <w:webHidden/>
          </w:rPr>
          <w:fldChar w:fldCharType="separate"/>
        </w:r>
        <w:r w:rsidR="002E53C7">
          <w:rPr>
            <w:webHidden/>
          </w:rPr>
          <w:t>47</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5" w:history="1">
        <w:r w:rsidR="002E53C7" w:rsidRPr="00F230E8">
          <w:rPr>
            <w:rStyle w:val="Hipervnculo"/>
            <w:rFonts w:ascii="Arial" w:hAnsi="Arial" w:cs="Arial"/>
          </w:rPr>
          <w:t>Ilustración 7: Gantt, Parte 2</w:t>
        </w:r>
        <w:r w:rsidR="002E53C7">
          <w:rPr>
            <w:webHidden/>
          </w:rPr>
          <w:tab/>
        </w:r>
        <w:r w:rsidR="002E53C7">
          <w:rPr>
            <w:webHidden/>
          </w:rPr>
          <w:fldChar w:fldCharType="begin"/>
        </w:r>
        <w:r w:rsidR="002E53C7">
          <w:rPr>
            <w:webHidden/>
          </w:rPr>
          <w:instrText xml:space="preserve"> PAGEREF _Toc371885585 \h </w:instrText>
        </w:r>
        <w:r w:rsidR="002E53C7">
          <w:rPr>
            <w:webHidden/>
          </w:rPr>
        </w:r>
        <w:r w:rsidR="002E53C7">
          <w:rPr>
            <w:webHidden/>
          </w:rPr>
          <w:fldChar w:fldCharType="separate"/>
        </w:r>
        <w:r w:rsidR="002E53C7">
          <w:rPr>
            <w:webHidden/>
          </w:rPr>
          <w:t>48</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6" w:history="1">
        <w:r w:rsidR="002E53C7" w:rsidRPr="00F230E8">
          <w:rPr>
            <w:rStyle w:val="Hipervnculo"/>
            <w:rFonts w:ascii="Arial" w:hAnsi="Arial" w:cs="Arial"/>
          </w:rPr>
          <w:t>Ilustración 8: Gantt, Parte 3</w:t>
        </w:r>
        <w:r w:rsidR="002E53C7">
          <w:rPr>
            <w:webHidden/>
          </w:rPr>
          <w:tab/>
        </w:r>
        <w:r w:rsidR="002E53C7">
          <w:rPr>
            <w:webHidden/>
          </w:rPr>
          <w:fldChar w:fldCharType="begin"/>
        </w:r>
        <w:r w:rsidR="002E53C7">
          <w:rPr>
            <w:webHidden/>
          </w:rPr>
          <w:instrText xml:space="preserve"> PAGEREF _Toc371885586 \h </w:instrText>
        </w:r>
        <w:r w:rsidR="002E53C7">
          <w:rPr>
            <w:webHidden/>
          </w:rPr>
        </w:r>
        <w:r w:rsidR="002E53C7">
          <w:rPr>
            <w:webHidden/>
          </w:rPr>
          <w:fldChar w:fldCharType="separate"/>
        </w:r>
        <w:r w:rsidR="002E53C7">
          <w:rPr>
            <w:webHidden/>
          </w:rPr>
          <w:t>49</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7" w:history="1">
        <w:r w:rsidR="002E53C7" w:rsidRPr="00F230E8">
          <w:rPr>
            <w:rStyle w:val="Hipervnculo"/>
            <w:rFonts w:ascii="Arial" w:hAnsi="Arial" w:cs="Arial"/>
          </w:rPr>
          <w:t>Ilustración 9: Gantt, Parte 4</w:t>
        </w:r>
        <w:r w:rsidR="002E53C7">
          <w:rPr>
            <w:webHidden/>
          </w:rPr>
          <w:tab/>
        </w:r>
        <w:r w:rsidR="002E53C7">
          <w:rPr>
            <w:webHidden/>
          </w:rPr>
          <w:fldChar w:fldCharType="begin"/>
        </w:r>
        <w:r w:rsidR="002E53C7">
          <w:rPr>
            <w:webHidden/>
          </w:rPr>
          <w:instrText xml:space="preserve"> PAGEREF _Toc371885587 \h </w:instrText>
        </w:r>
        <w:r w:rsidR="002E53C7">
          <w:rPr>
            <w:webHidden/>
          </w:rPr>
        </w:r>
        <w:r w:rsidR="002E53C7">
          <w:rPr>
            <w:webHidden/>
          </w:rPr>
          <w:fldChar w:fldCharType="separate"/>
        </w:r>
        <w:r w:rsidR="002E53C7">
          <w:rPr>
            <w:webHidden/>
          </w:rPr>
          <w:t>50</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8" w:history="1">
        <w:r w:rsidR="002E53C7" w:rsidRPr="00F230E8">
          <w:rPr>
            <w:rStyle w:val="Hipervnculo"/>
            <w:rFonts w:ascii="Arial" w:hAnsi="Arial" w:cs="Arial"/>
          </w:rPr>
          <w:t>Ilustración 10 - Casos de uso 1</w:t>
        </w:r>
        <w:r w:rsidR="002E53C7">
          <w:rPr>
            <w:webHidden/>
          </w:rPr>
          <w:tab/>
        </w:r>
        <w:r w:rsidR="002E53C7">
          <w:rPr>
            <w:webHidden/>
          </w:rPr>
          <w:fldChar w:fldCharType="begin"/>
        </w:r>
        <w:r w:rsidR="002E53C7">
          <w:rPr>
            <w:webHidden/>
          </w:rPr>
          <w:instrText xml:space="preserve"> PAGEREF _Toc371885588 \h </w:instrText>
        </w:r>
        <w:r w:rsidR="002E53C7">
          <w:rPr>
            <w:webHidden/>
          </w:rPr>
        </w:r>
        <w:r w:rsidR="002E53C7">
          <w:rPr>
            <w:webHidden/>
          </w:rPr>
          <w:fldChar w:fldCharType="separate"/>
        </w:r>
        <w:r w:rsidR="002E53C7">
          <w:rPr>
            <w:webHidden/>
          </w:rPr>
          <w:t>55</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9" w:history="1">
        <w:r w:rsidR="002E53C7" w:rsidRPr="00F230E8">
          <w:rPr>
            <w:rStyle w:val="Hipervnculo"/>
            <w:rFonts w:ascii="Arial" w:hAnsi="Arial" w:cs="Arial"/>
          </w:rPr>
          <w:t>Ilustración 11 - Casos de uso 2</w:t>
        </w:r>
        <w:r w:rsidR="002E53C7">
          <w:rPr>
            <w:webHidden/>
          </w:rPr>
          <w:tab/>
        </w:r>
        <w:r w:rsidR="002E53C7">
          <w:rPr>
            <w:webHidden/>
          </w:rPr>
          <w:fldChar w:fldCharType="begin"/>
        </w:r>
        <w:r w:rsidR="002E53C7">
          <w:rPr>
            <w:webHidden/>
          </w:rPr>
          <w:instrText xml:space="preserve"> PAGEREF _Toc371885589 \h </w:instrText>
        </w:r>
        <w:r w:rsidR="002E53C7">
          <w:rPr>
            <w:webHidden/>
          </w:rPr>
        </w:r>
        <w:r w:rsidR="002E53C7">
          <w:rPr>
            <w:webHidden/>
          </w:rPr>
          <w:fldChar w:fldCharType="separate"/>
        </w:r>
        <w:r w:rsidR="002E53C7">
          <w:rPr>
            <w:webHidden/>
          </w:rPr>
          <w:t>55</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90" w:history="1">
        <w:r w:rsidR="002E53C7" w:rsidRPr="00F230E8">
          <w:rPr>
            <w:rStyle w:val="Hipervnculo"/>
            <w:rFonts w:ascii="Arial" w:hAnsi="Arial" w:cs="Arial"/>
          </w:rPr>
          <w:t>Ilustración 12 - Casos de uso 3</w:t>
        </w:r>
        <w:r w:rsidR="002E53C7">
          <w:rPr>
            <w:webHidden/>
          </w:rPr>
          <w:tab/>
        </w:r>
        <w:r w:rsidR="002E53C7">
          <w:rPr>
            <w:webHidden/>
          </w:rPr>
          <w:fldChar w:fldCharType="begin"/>
        </w:r>
        <w:r w:rsidR="002E53C7">
          <w:rPr>
            <w:webHidden/>
          </w:rPr>
          <w:instrText xml:space="preserve"> PAGEREF _Toc371885590 \h </w:instrText>
        </w:r>
        <w:r w:rsidR="002E53C7">
          <w:rPr>
            <w:webHidden/>
          </w:rPr>
        </w:r>
        <w:r w:rsidR="002E53C7">
          <w:rPr>
            <w:webHidden/>
          </w:rPr>
          <w:fldChar w:fldCharType="separate"/>
        </w:r>
        <w:r w:rsidR="002E53C7">
          <w:rPr>
            <w:webHidden/>
          </w:rPr>
          <w:t>56</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91" w:history="1">
        <w:r w:rsidR="002E53C7" w:rsidRPr="00F230E8">
          <w:rPr>
            <w:rStyle w:val="Hipervnculo"/>
            <w:rFonts w:ascii="Arial" w:hAnsi="Arial" w:cs="Arial"/>
          </w:rPr>
          <w:t>Ilustración 13 - Casos de uso 4</w:t>
        </w:r>
        <w:r w:rsidR="002E53C7">
          <w:rPr>
            <w:webHidden/>
          </w:rPr>
          <w:tab/>
        </w:r>
        <w:r w:rsidR="002E53C7">
          <w:rPr>
            <w:webHidden/>
          </w:rPr>
          <w:fldChar w:fldCharType="begin"/>
        </w:r>
        <w:r w:rsidR="002E53C7">
          <w:rPr>
            <w:webHidden/>
          </w:rPr>
          <w:instrText xml:space="preserve"> PAGEREF _Toc371885591 \h </w:instrText>
        </w:r>
        <w:r w:rsidR="002E53C7">
          <w:rPr>
            <w:webHidden/>
          </w:rPr>
        </w:r>
        <w:r w:rsidR="002E53C7">
          <w:rPr>
            <w:webHidden/>
          </w:rPr>
          <w:fldChar w:fldCharType="separate"/>
        </w:r>
        <w:r w:rsidR="002E53C7">
          <w:rPr>
            <w:webHidden/>
          </w:rPr>
          <w:t>56</w:t>
        </w:r>
        <w:r w:rsidR="002E53C7">
          <w:rPr>
            <w:webHidden/>
          </w:rPr>
          <w:fldChar w:fldCharType="end"/>
        </w:r>
      </w:hyperlink>
    </w:p>
    <w:p w:rsidR="002901BA" w:rsidRPr="00DB271B" w:rsidRDefault="00B36F73" w:rsidP="008A6D35">
      <w:pPr>
        <w:rPr>
          <w:rFonts w:ascii="Arial" w:hAnsi="Arial" w:cs="Arial"/>
        </w:rPr>
      </w:pPr>
      <w:r>
        <w:fldChar w:fldCharType="end"/>
      </w:r>
      <w:hyperlink w:anchor="_Toc336903856"/>
    </w:p>
    <w:p w:rsidR="00031F00" w:rsidRDefault="00031F00" w:rsidP="00031F00">
      <w:pPr>
        <w:pStyle w:val="Sinespaciado"/>
      </w:pPr>
      <w:bookmarkStart w:id="0" w:name="h.30j0zll" w:colFirst="0" w:colLast="0"/>
      <w:bookmarkEnd w:id="0"/>
    </w:p>
    <w:p w:rsidR="000E0880" w:rsidRDefault="000E0880" w:rsidP="00031F00">
      <w:pPr>
        <w:pStyle w:val="Sinespaciado"/>
      </w:pPr>
    </w:p>
    <w:p w:rsidR="00567854" w:rsidRDefault="00567854"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C9101F" w:rsidRDefault="00C9101F" w:rsidP="00031F00">
      <w:pPr>
        <w:pStyle w:val="Sinespaciado"/>
      </w:pPr>
    </w:p>
    <w:p w:rsidR="00031F00" w:rsidRDefault="00031F00" w:rsidP="002B3D84">
      <w:pPr>
        <w:pStyle w:val="Ttulo1"/>
        <w:keepNext/>
        <w:spacing w:before="240" w:after="60"/>
        <w:jc w:val="center"/>
        <w:rPr>
          <w:rFonts w:ascii="Arial" w:hAnsi="Arial" w:cs="Arial"/>
          <w:bCs/>
          <w:color w:val="auto"/>
          <w:kern w:val="32"/>
          <w:sz w:val="28"/>
          <w:szCs w:val="32"/>
        </w:rPr>
      </w:pPr>
      <w:bookmarkStart w:id="1" w:name="_Toc242812455"/>
      <w:bookmarkStart w:id="2" w:name="_Toc371885464"/>
      <w:r w:rsidRPr="002B3D84">
        <w:rPr>
          <w:rFonts w:ascii="Arial" w:hAnsi="Arial" w:cs="Arial"/>
          <w:bCs/>
          <w:color w:val="auto"/>
          <w:kern w:val="32"/>
          <w:sz w:val="28"/>
          <w:szCs w:val="32"/>
        </w:rPr>
        <w:t>CAPÍTULO I</w:t>
      </w:r>
      <w:bookmarkEnd w:id="1"/>
      <w:r w:rsidRPr="002B3D84">
        <w:rPr>
          <w:rFonts w:ascii="Arial" w:hAnsi="Arial" w:cs="Arial"/>
          <w:bCs/>
          <w:color w:val="auto"/>
          <w:kern w:val="32"/>
          <w:sz w:val="28"/>
          <w:szCs w:val="32"/>
        </w:rPr>
        <w:t xml:space="preserve"> INTRODUCCIÓN</w:t>
      </w:r>
      <w:bookmarkStart w:id="3" w:name="_Toc242812456"/>
      <w:bookmarkEnd w:id="2"/>
    </w:p>
    <w:p w:rsidR="00C9101F" w:rsidRPr="00C9101F" w:rsidRDefault="00C9101F" w:rsidP="00F86210">
      <w:pPr>
        <w:spacing w:line="360" w:lineRule="auto"/>
      </w:pPr>
    </w:p>
    <w:p w:rsidR="00031F00" w:rsidRPr="002B3D84" w:rsidRDefault="00031F00" w:rsidP="00F86210">
      <w:pPr>
        <w:pStyle w:val="Ttulo2"/>
        <w:keepNext/>
        <w:keepLines/>
        <w:numPr>
          <w:ilvl w:val="0"/>
          <w:numId w:val="1"/>
        </w:numPr>
        <w:spacing w:before="200" w:after="0" w:line="360" w:lineRule="auto"/>
        <w:rPr>
          <w:rFonts w:ascii="Arial" w:eastAsia="Times New Roman" w:hAnsi="Arial" w:cs="Arial"/>
          <w:bCs/>
          <w:color w:val="auto"/>
          <w:sz w:val="24"/>
          <w:szCs w:val="28"/>
        </w:rPr>
      </w:pPr>
      <w:bookmarkStart w:id="4" w:name="_Toc371885465"/>
      <w:r w:rsidRPr="002B3D84">
        <w:rPr>
          <w:rFonts w:ascii="Arial" w:eastAsia="Times New Roman" w:hAnsi="Arial" w:cs="Arial"/>
          <w:bCs/>
          <w:color w:val="auto"/>
          <w:sz w:val="24"/>
          <w:szCs w:val="28"/>
        </w:rPr>
        <w:t>Introducción</w:t>
      </w:r>
      <w:bookmarkEnd w:id="3"/>
      <w:bookmarkEnd w:id="4"/>
    </w:p>
    <w:p w:rsidR="00031F00" w:rsidRDefault="00031F00" w:rsidP="00F86210">
      <w:pPr>
        <w:spacing w:line="360" w:lineRule="auto"/>
        <w:rPr>
          <w:rFonts w:ascii="Arial" w:hAnsi="Arial" w:cs="Arial"/>
          <w:color w:val="auto"/>
        </w:rPr>
      </w:pPr>
    </w:p>
    <w:p w:rsidR="000E0880" w:rsidRPr="000E0880" w:rsidRDefault="000E0880" w:rsidP="00F86210">
      <w:pPr>
        <w:tabs>
          <w:tab w:val="right" w:pos="8080"/>
        </w:tabs>
        <w:spacing w:line="360" w:lineRule="auto"/>
        <w:ind w:firstLine="709"/>
        <w:jc w:val="both"/>
        <w:rPr>
          <w:rFonts w:ascii="Trebuchet MS" w:hAnsi="Trebuchet MS" w:cs="Arial"/>
          <w:sz w:val="24"/>
        </w:rPr>
      </w:pPr>
      <w:r w:rsidRPr="000E0880">
        <w:rPr>
          <w:rFonts w:ascii="Arial" w:hAnsi="Arial" w:cs="Arial"/>
          <w:sz w:val="24"/>
        </w:rPr>
        <w:t>La empresa Lazos S.A</w:t>
      </w:r>
      <w:r w:rsidR="009C3547">
        <w:rPr>
          <w:rFonts w:ascii="Arial" w:hAnsi="Arial" w:cs="Arial"/>
          <w:sz w:val="24"/>
        </w:rPr>
        <w:t>.</w:t>
      </w:r>
      <w:r w:rsidRPr="000E0880">
        <w:rPr>
          <w:rFonts w:ascii="Arial" w:hAnsi="Arial" w:cs="Arial"/>
          <w:sz w:val="24"/>
        </w:rPr>
        <w:t xml:space="preserve"> </w:t>
      </w:r>
      <w:r w:rsidR="009C3547">
        <w:rPr>
          <w:rFonts w:ascii="Arial" w:hAnsi="Arial" w:cs="Arial"/>
          <w:sz w:val="24"/>
        </w:rPr>
        <w:t>S</w:t>
      </w:r>
      <w:r w:rsidRPr="000E0880">
        <w:rPr>
          <w:rFonts w:ascii="Arial" w:hAnsi="Arial" w:cs="Arial"/>
          <w:sz w:val="24"/>
        </w:rPr>
        <w:t>olicita un sistema para la gestión de la post-entrega de sus sistemas desarrollados</w:t>
      </w:r>
      <w:r w:rsidR="00A277F8">
        <w:rPr>
          <w:rFonts w:ascii="Arial" w:hAnsi="Arial" w:cs="Arial"/>
          <w:sz w:val="24"/>
        </w:rPr>
        <w:t>. A</w:t>
      </w:r>
      <w:r w:rsidRPr="000E0880">
        <w:rPr>
          <w:rFonts w:ascii="Arial" w:hAnsi="Arial" w:cs="Arial"/>
          <w:sz w:val="24"/>
        </w:rPr>
        <w:t xml:space="preserve">ctualmente </w:t>
      </w:r>
      <w:r w:rsidR="001D4162">
        <w:rPr>
          <w:rFonts w:ascii="Arial" w:hAnsi="Arial" w:cs="Arial"/>
          <w:sz w:val="24"/>
        </w:rPr>
        <w:t>existe</w:t>
      </w:r>
      <w:r w:rsidRPr="000E0880">
        <w:rPr>
          <w:rFonts w:ascii="Arial" w:hAnsi="Arial" w:cs="Arial"/>
          <w:sz w:val="24"/>
        </w:rPr>
        <w:t xml:space="preserve"> un sistema de ticket para la atención al cliente, pero no un sistema que cubra la necesidad tanto para la empresa </w:t>
      </w:r>
      <w:r w:rsidR="001D4162">
        <w:rPr>
          <w:rFonts w:ascii="Arial" w:hAnsi="Arial" w:cs="Arial"/>
          <w:sz w:val="24"/>
        </w:rPr>
        <w:t>ni</w:t>
      </w:r>
      <w:r w:rsidRPr="000E0880">
        <w:rPr>
          <w:rFonts w:ascii="Arial" w:hAnsi="Arial" w:cs="Arial"/>
          <w:sz w:val="24"/>
        </w:rPr>
        <w:t xml:space="preserve"> para sus propios clientes</w:t>
      </w:r>
      <w:r>
        <w:rPr>
          <w:rFonts w:ascii="Trebuchet MS" w:hAnsi="Trebuchet MS" w:cs="Arial"/>
          <w:sz w:val="24"/>
        </w:rPr>
        <w:t>.</w:t>
      </w:r>
    </w:p>
    <w:p w:rsidR="00031F00" w:rsidRPr="002B3D84" w:rsidRDefault="00031F00" w:rsidP="00F86210">
      <w:pPr>
        <w:spacing w:line="360" w:lineRule="auto"/>
        <w:rPr>
          <w:rFonts w:ascii="Arial" w:hAnsi="Arial" w:cs="Arial"/>
          <w:color w:val="auto"/>
        </w:rPr>
      </w:pPr>
    </w:p>
    <w:p w:rsidR="00031F00" w:rsidRPr="002B3D84" w:rsidRDefault="00031F00" w:rsidP="00F86210">
      <w:pPr>
        <w:pStyle w:val="Ttulo2"/>
        <w:keepNext/>
        <w:keepLines/>
        <w:numPr>
          <w:ilvl w:val="0"/>
          <w:numId w:val="1"/>
        </w:numPr>
        <w:spacing w:before="200" w:after="0" w:line="360" w:lineRule="auto"/>
        <w:rPr>
          <w:rFonts w:ascii="Arial" w:eastAsia="Times New Roman" w:hAnsi="Arial" w:cs="Arial"/>
          <w:bCs/>
          <w:color w:val="auto"/>
          <w:sz w:val="28"/>
          <w:szCs w:val="28"/>
        </w:rPr>
      </w:pPr>
      <w:bookmarkStart w:id="5" w:name="_Toc371885466"/>
      <w:r w:rsidRPr="002B3D84">
        <w:rPr>
          <w:rFonts w:ascii="Arial" w:eastAsia="Times New Roman" w:hAnsi="Arial" w:cs="Arial"/>
          <w:bCs/>
          <w:color w:val="auto"/>
          <w:sz w:val="24"/>
          <w:szCs w:val="28"/>
        </w:rPr>
        <w:t>Definición del Problema</w:t>
      </w:r>
      <w:bookmarkEnd w:id="5"/>
    </w:p>
    <w:p w:rsidR="00031F00" w:rsidRDefault="00031F00" w:rsidP="00F86210">
      <w:pPr>
        <w:spacing w:line="360" w:lineRule="auto"/>
        <w:rPr>
          <w:rFonts w:ascii="Arial" w:hAnsi="Arial" w:cs="Arial"/>
          <w:color w:val="auto"/>
        </w:rPr>
      </w:pPr>
    </w:p>
    <w:p w:rsidR="000E0880" w:rsidRPr="000E0880" w:rsidRDefault="000E0880" w:rsidP="00F86210">
      <w:pPr>
        <w:spacing w:line="360" w:lineRule="auto"/>
        <w:ind w:firstLine="709"/>
        <w:jc w:val="both"/>
        <w:rPr>
          <w:rFonts w:ascii="Arial" w:hAnsi="Arial" w:cs="Arial"/>
          <w:color w:val="auto"/>
        </w:rPr>
      </w:pPr>
      <w:r w:rsidRPr="000E0880">
        <w:rPr>
          <w:rFonts w:ascii="Arial" w:hAnsi="Arial" w:cs="Arial"/>
          <w:sz w:val="24"/>
        </w:rPr>
        <w:t xml:space="preserve">La idea es implementar sistema que cumpla </w:t>
      </w:r>
      <w:r w:rsidR="009C3547">
        <w:rPr>
          <w:rFonts w:ascii="Arial" w:hAnsi="Arial" w:cs="Arial"/>
          <w:sz w:val="24"/>
        </w:rPr>
        <w:t xml:space="preserve">con </w:t>
      </w:r>
      <w:r w:rsidRPr="000E0880">
        <w:rPr>
          <w:rFonts w:ascii="Arial" w:hAnsi="Arial" w:cs="Arial"/>
          <w:sz w:val="24"/>
        </w:rPr>
        <w:t xml:space="preserve">los estándares de escalabilidad de </w:t>
      </w:r>
      <w:r w:rsidR="00A277F8">
        <w:rPr>
          <w:rFonts w:ascii="Arial" w:hAnsi="Arial" w:cs="Arial"/>
          <w:sz w:val="24"/>
        </w:rPr>
        <w:t>la empresa,</w:t>
      </w:r>
      <w:r w:rsidRPr="000E0880">
        <w:rPr>
          <w:rFonts w:ascii="Arial" w:hAnsi="Arial" w:cs="Arial"/>
          <w:sz w:val="24"/>
        </w:rPr>
        <w:t xml:space="preserve"> </w:t>
      </w:r>
      <w:r w:rsidR="007D5153">
        <w:rPr>
          <w:rFonts w:ascii="Arial" w:hAnsi="Arial" w:cs="Arial"/>
          <w:sz w:val="24"/>
        </w:rPr>
        <w:t>ya que para é</w:t>
      </w:r>
      <w:r w:rsidR="00A277F8">
        <w:rPr>
          <w:rFonts w:ascii="Arial" w:hAnsi="Arial" w:cs="Arial"/>
          <w:sz w:val="24"/>
        </w:rPr>
        <w:t xml:space="preserve">sta puede llegar a ser un gran problema </w:t>
      </w:r>
      <w:r w:rsidRPr="000E0880">
        <w:rPr>
          <w:rFonts w:ascii="Arial" w:hAnsi="Arial" w:cs="Arial"/>
          <w:sz w:val="24"/>
        </w:rPr>
        <w:t>la gestión</w:t>
      </w:r>
      <w:r w:rsidR="00A277F8">
        <w:rPr>
          <w:rFonts w:ascii="Arial" w:hAnsi="Arial" w:cs="Arial"/>
          <w:sz w:val="24"/>
        </w:rPr>
        <w:t xml:space="preserve"> de </w:t>
      </w:r>
      <w:r w:rsidR="00E45944">
        <w:rPr>
          <w:rFonts w:ascii="Arial" w:hAnsi="Arial" w:cs="Arial"/>
          <w:sz w:val="24"/>
        </w:rPr>
        <w:t xml:space="preserve">la </w:t>
      </w:r>
      <w:r w:rsidR="00A277F8">
        <w:rPr>
          <w:rFonts w:ascii="Arial" w:hAnsi="Arial" w:cs="Arial"/>
          <w:sz w:val="24"/>
        </w:rPr>
        <w:t>post-implementación</w:t>
      </w:r>
      <w:r w:rsidR="00E45944">
        <w:rPr>
          <w:rFonts w:ascii="Arial" w:hAnsi="Arial" w:cs="Arial"/>
          <w:sz w:val="24"/>
        </w:rPr>
        <w:t xml:space="preserve"> de sus proyectos</w:t>
      </w:r>
      <w:r w:rsidR="00A277F8">
        <w:rPr>
          <w:rFonts w:ascii="Arial" w:hAnsi="Arial" w:cs="Arial"/>
          <w:sz w:val="24"/>
        </w:rPr>
        <w:t>,</w:t>
      </w:r>
      <w:r w:rsidRPr="000E0880">
        <w:rPr>
          <w:rFonts w:ascii="Arial" w:hAnsi="Arial" w:cs="Arial"/>
          <w:sz w:val="24"/>
        </w:rPr>
        <w:t xml:space="preserve"> la inform</w:t>
      </w:r>
      <w:r w:rsidR="00E45944">
        <w:rPr>
          <w:rFonts w:ascii="Arial" w:hAnsi="Arial" w:cs="Arial"/>
          <w:sz w:val="24"/>
        </w:rPr>
        <w:t xml:space="preserve">ación </w:t>
      </w:r>
      <w:r w:rsidR="009C3547">
        <w:rPr>
          <w:rFonts w:ascii="Arial" w:hAnsi="Arial" w:cs="Arial"/>
          <w:sz w:val="24"/>
        </w:rPr>
        <w:t xml:space="preserve">que se encuentra hoy en día </w:t>
      </w:r>
      <w:r w:rsidR="00E45944">
        <w:rPr>
          <w:rFonts w:ascii="Arial" w:hAnsi="Arial" w:cs="Arial"/>
          <w:sz w:val="24"/>
        </w:rPr>
        <w:t>se encuentra muy dispersa,</w:t>
      </w:r>
      <w:r w:rsidRPr="000E0880">
        <w:rPr>
          <w:rFonts w:ascii="Arial" w:hAnsi="Arial" w:cs="Arial"/>
          <w:sz w:val="24"/>
        </w:rPr>
        <w:t xml:space="preserve"> porque cada jefe de proyecto maneja la post-entrega de los sistemas implementados</w:t>
      </w:r>
      <w:r w:rsidR="00E45944">
        <w:rPr>
          <w:rFonts w:ascii="Arial" w:hAnsi="Arial" w:cs="Arial"/>
          <w:sz w:val="24"/>
        </w:rPr>
        <w:t>,</w:t>
      </w:r>
      <w:r w:rsidRPr="000E0880">
        <w:rPr>
          <w:rFonts w:ascii="Arial" w:hAnsi="Arial" w:cs="Arial"/>
          <w:sz w:val="24"/>
        </w:rPr>
        <w:t xml:space="preserve"> y el medio de comunicación para</w:t>
      </w:r>
      <w:r w:rsidR="00A277F8">
        <w:rPr>
          <w:rFonts w:ascii="Arial" w:hAnsi="Arial" w:cs="Arial"/>
          <w:sz w:val="24"/>
        </w:rPr>
        <w:t xml:space="preserve"> la gestión de la post-entrega</w:t>
      </w:r>
      <w:r w:rsidR="009C3547">
        <w:rPr>
          <w:rFonts w:ascii="Arial" w:hAnsi="Arial" w:cs="Arial"/>
          <w:sz w:val="24"/>
        </w:rPr>
        <w:t xml:space="preserve"> es</w:t>
      </w:r>
      <w:r w:rsidRPr="000E0880">
        <w:rPr>
          <w:rFonts w:ascii="Arial" w:hAnsi="Arial" w:cs="Arial"/>
          <w:sz w:val="24"/>
        </w:rPr>
        <w:t xml:space="preserve"> sólo</w:t>
      </w:r>
      <w:r w:rsidR="00E45944">
        <w:rPr>
          <w:rFonts w:ascii="Arial" w:hAnsi="Arial" w:cs="Arial"/>
          <w:sz w:val="24"/>
        </w:rPr>
        <w:t xml:space="preserve"> es</w:t>
      </w:r>
      <w:r w:rsidRPr="000E0880">
        <w:rPr>
          <w:rFonts w:ascii="Arial" w:hAnsi="Arial" w:cs="Arial"/>
          <w:sz w:val="24"/>
        </w:rPr>
        <w:t xml:space="preserve"> por correo electrónico</w:t>
      </w:r>
      <w:r w:rsidR="00E45944">
        <w:rPr>
          <w:rFonts w:ascii="Arial" w:hAnsi="Arial" w:cs="Arial"/>
          <w:sz w:val="24"/>
        </w:rPr>
        <w:t xml:space="preserve"> o llamadas telefonicas,</w:t>
      </w:r>
      <w:r w:rsidRPr="000E0880">
        <w:rPr>
          <w:rFonts w:ascii="Arial" w:hAnsi="Arial" w:cs="Arial"/>
          <w:sz w:val="24"/>
        </w:rPr>
        <w:t xml:space="preserve"> lo cual provoca una desorganización en la gestión de los proyectos entregados.</w:t>
      </w:r>
    </w:p>
    <w:p w:rsidR="00031F00" w:rsidRDefault="00031F00"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031F00" w:rsidRPr="002B3D84" w:rsidRDefault="00031F00" w:rsidP="00F86210">
      <w:pPr>
        <w:pStyle w:val="Ttulo1"/>
        <w:keepNext/>
        <w:spacing w:before="240" w:after="60" w:line="360" w:lineRule="auto"/>
        <w:jc w:val="center"/>
        <w:rPr>
          <w:rFonts w:ascii="Arial" w:hAnsi="Arial" w:cs="Arial"/>
          <w:bCs/>
          <w:color w:val="auto"/>
          <w:kern w:val="32"/>
          <w:sz w:val="28"/>
          <w:szCs w:val="32"/>
        </w:rPr>
      </w:pPr>
      <w:bookmarkStart w:id="6" w:name="_Toc371885467"/>
      <w:r w:rsidRPr="002B3D84">
        <w:rPr>
          <w:rFonts w:ascii="Arial" w:hAnsi="Arial" w:cs="Arial"/>
          <w:bCs/>
          <w:color w:val="auto"/>
          <w:kern w:val="32"/>
          <w:sz w:val="28"/>
          <w:szCs w:val="32"/>
        </w:rPr>
        <w:t>CAPÍTULO II OBJETIVOS</w:t>
      </w:r>
      <w:bookmarkEnd w:id="6"/>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7" w:name="_Toc371885468"/>
      <w:r w:rsidRPr="002B3D84">
        <w:rPr>
          <w:rFonts w:ascii="Arial" w:eastAsia="Times New Roman" w:hAnsi="Arial" w:cs="Arial"/>
          <w:bCs/>
          <w:color w:val="auto"/>
          <w:sz w:val="24"/>
          <w:szCs w:val="24"/>
        </w:rPr>
        <w:t>Título</w:t>
      </w:r>
      <w:bookmarkEnd w:id="7"/>
    </w:p>
    <w:p w:rsidR="00086B7A" w:rsidRDefault="00086B7A" w:rsidP="00F86210">
      <w:pPr>
        <w:spacing w:line="360" w:lineRule="auto"/>
        <w:rPr>
          <w:rFonts w:ascii="Arial" w:hAnsi="Arial" w:cs="Arial"/>
          <w:color w:val="auto"/>
          <w:sz w:val="24"/>
          <w:szCs w:val="24"/>
        </w:rPr>
      </w:pPr>
    </w:p>
    <w:p w:rsidR="000E0880" w:rsidRDefault="000E0880" w:rsidP="00F86210">
      <w:pPr>
        <w:tabs>
          <w:tab w:val="right" w:pos="8080"/>
        </w:tabs>
        <w:spacing w:line="360" w:lineRule="auto"/>
        <w:ind w:firstLine="709"/>
        <w:jc w:val="both"/>
        <w:rPr>
          <w:rFonts w:ascii="Arial" w:hAnsi="Arial" w:cs="Arial"/>
          <w:sz w:val="24"/>
        </w:rPr>
      </w:pPr>
      <w:r w:rsidRPr="000E0880">
        <w:rPr>
          <w:rFonts w:ascii="Arial" w:hAnsi="Arial" w:cs="Arial"/>
          <w:sz w:val="24"/>
        </w:rPr>
        <w:t>Sistema Web para la Gestión de mantenimientos y garantías para proyectos post-implementación para la empresa Lazos.</w:t>
      </w:r>
    </w:p>
    <w:p w:rsidR="00C9101F" w:rsidRPr="000E0880" w:rsidRDefault="00C9101F" w:rsidP="00F86210">
      <w:pPr>
        <w:tabs>
          <w:tab w:val="right" w:pos="8080"/>
        </w:tabs>
        <w:spacing w:line="360" w:lineRule="auto"/>
        <w:ind w:firstLine="709"/>
        <w:jc w:val="both"/>
        <w:rPr>
          <w:rFonts w:ascii="Arial" w:hAnsi="Arial" w:cs="Arial"/>
          <w:sz w:val="24"/>
        </w:rPr>
      </w:pPr>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8" w:name="_Toc371885469"/>
      <w:r w:rsidRPr="002B3D84">
        <w:rPr>
          <w:rFonts w:ascii="Arial" w:eastAsia="Times New Roman" w:hAnsi="Arial" w:cs="Arial"/>
          <w:bCs/>
          <w:color w:val="auto"/>
          <w:sz w:val="24"/>
          <w:szCs w:val="24"/>
        </w:rPr>
        <w:t>Objetivos</w:t>
      </w:r>
      <w:bookmarkEnd w:id="8"/>
    </w:p>
    <w:p w:rsidR="00031F00" w:rsidRPr="002B3D84" w:rsidRDefault="000E0880" w:rsidP="00F86210">
      <w:pPr>
        <w:pStyle w:val="Ttulo3"/>
        <w:spacing w:line="360" w:lineRule="auto"/>
        <w:rPr>
          <w:rFonts w:ascii="Arial" w:hAnsi="Arial" w:cs="Arial"/>
          <w:color w:val="auto"/>
          <w:sz w:val="24"/>
          <w:szCs w:val="24"/>
        </w:rPr>
      </w:pPr>
      <w:bookmarkStart w:id="9" w:name="_Toc371885470"/>
      <w:r>
        <w:rPr>
          <w:rFonts w:ascii="Arial" w:hAnsi="Arial" w:cs="Arial"/>
          <w:color w:val="auto"/>
          <w:sz w:val="24"/>
          <w:szCs w:val="24"/>
        </w:rPr>
        <w:t>2.2.1</w:t>
      </w:r>
      <w:r>
        <w:rPr>
          <w:rFonts w:ascii="Arial" w:hAnsi="Arial" w:cs="Arial"/>
          <w:color w:val="auto"/>
          <w:sz w:val="24"/>
          <w:szCs w:val="24"/>
        </w:rPr>
        <w:tab/>
      </w:r>
      <w:r w:rsidR="00031F00" w:rsidRPr="002B3D84">
        <w:rPr>
          <w:rFonts w:ascii="Arial" w:hAnsi="Arial" w:cs="Arial"/>
          <w:color w:val="auto"/>
          <w:sz w:val="24"/>
          <w:szCs w:val="24"/>
        </w:rPr>
        <w:t>Objetivo General</w:t>
      </w:r>
      <w:bookmarkEnd w:id="9"/>
    </w:p>
    <w:p w:rsidR="000E0880" w:rsidRDefault="000E0880" w:rsidP="00F86210">
      <w:pPr>
        <w:tabs>
          <w:tab w:val="right" w:pos="8080"/>
        </w:tabs>
        <w:spacing w:line="360" w:lineRule="auto"/>
        <w:jc w:val="both"/>
        <w:rPr>
          <w:rFonts w:ascii="Trebuchet MS" w:hAnsi="Trebuchet MS" w:cs="Arial"/>
          <w:sz w:val="24"/>
        </w:rPr>
      </w:pPr>
    </w:p>
    <w:p w:rsidR="000E0880" w:rsidRPr="000E0880" w:rsidRDefault="000E0880" w:rsidP="00F86210">
      <w:pPr>
        <w:tabs>
          <w:tab w:val="right" w:pos="8080"/>
        </w:tabs>
        <w:spacing w:line="360" w:lineRule="auto"/>
        <w:ind w:firstLine="709"/>
        <w:jc w:val="both"/>
        <w:rPr>
          <w:rFonts w:ascii="Arial" w:hAnsi="Arial" w:cs="Arial"/>
          <w:sz w:val="24"/>
        </w:rPr>
      </w:pPr>
      <w:r w:rsidRPr="000E0880">
        <w:rPr>
          <w:rFonts w:ascii="Arial" w:hAnsi="Arial" w:cs="Arial"/>
          <w:sz w:val="24"/>
        </w:rPr>
        <w:t>Crear un sistema</w:t>
      </w:r>
      <w:r>
        <w:rPr>
          <w:rFonts w:ascii="Arial" w:hAnsi="Arial" w:cs="Arial"/>
          <w:sz w:val="24"/>
        </w:rPr>
        <w:t xml:space="preserve"> Web</w:t>
      </w:r>
      <w:r w:rsidRPr="000E0880">
        <w:rPr>
          <w:rFonts w:ascii="Arial" w:hAnsi="Arial" w:cs="Arial"/>
          <w:sz w:val="24"/>
        </w:rPr>
        <w:t xml:space="preserve"> para efectuar la gestión de la post-entrega de sistemas desarrollados</w:t>
      </w:r>
      <w:r>
        <w:rPr>
          <w:rFonts w:ascii="Arial" w:hAnsi="Arial" w:cs="Arial"/>
          <w:sz w:val="24"/>
        </w:rPr>
        <w:t xml:space="preserve"> </w:t>
      </w:r>
      <w:r w:rsidR="00E45944">
        <w:rPr>
          <w:rFonts w:ascii="Arial" w:hAnsi="Arial" w:cs="Arial"/>
          <w:sz w:val="24"/>
        </w:rPr>
        <w:t>por</w:t>
      </w:r>
      <w:r>
        <w:rPr>
          <w:rFonts w:ascii="Arial" w:hAnsi="Arial" w:cs="Arial"/>
          <w:sz w:val="24"/>
        </w:rPr>
        <w:t xml:space="preserve"> la empresa Lazos</w:t>
      </w:r>
      <w:r w:rsidRPr="000E0880">
        <w:rPr>
          <w:rFonts w:ascii="Arial" w:hAnsi="Arial" w:cs="Arial"/>
          <w:sz w:val="24"/>
        </w:rPr>
        <w:t>.</w:t>
      </w:r>
    </w:p>
    <w:p w:rsidR="00031F00" w:rsidRPr="002B3D84" w:rsidRDefault="000E0880" w:rsidP="00F86210">
      <w:pPr>
        <w:pStyle w:val="Ttulo3"/>
        <w:spacing w:line="360" w:lineRule="auto"/>
        <w:rPr>
          <w:rFonts w:ascii="Arial" w:hAnsi="Arial" w:cs="Arial"/>
          <w:color w:val="auto"/>
          <w:sz w:val="24"/>
          <w:szCs w:val="24"/>
        </w:rPr>
      </w:pPr>
      <w:bookmarkStart w:id="10" w:name="_Toc371885471"/>
      <w:r>
        <w:rPr>
          <w:rFonts w:ascii="Arial" w:hAnsi="Arial" w:cs="Arial"/>
          <w:color w:val="auto"/>
          <w:sz w:val="24"/>
          <w:szCs w:val="24"/>
        </w:rPr>
        <w:t>2.2.2</w:t>
      </w:r>
      <w:r>
        <w:rPr>
          <w:rFonts w:ascii="Arial" w:hAnsi="Arial" w:cs="Arial"/>
          <w:color w:val="auto"/>
          <w:sz w:val="24"/>
          <w:szCs w:val="24"/>
        </w:rPr>
        <w:tab/>
      </w:r>
      <w:r w:rsidR="00031F00" w:rsidRPr="002B3D84">
        <w:rPr>
          <w:rFonts w:ascii="Arial" w:hAnsi="Arial" w:cs="Arial"/>
          <w:color w:val="auto"/>
          <w:sz w:val="24"/>
          <w:szCs w:val="24"/>
        </w:rPr>
        <w:t>Objetivos Específicos</w:t>
      </w:r>
      <w:bookmarkEnd w:id="10"/>
    </w:p>
    <w:p w:rsidR="00086B7A" w:rsidRDefault="00086B7A" w:rsidP="00F86210">
      <w:pPr>
        <w:spacing w:line="360" w:lineRule="auto"/>
        <w:rPr>
          <w:rFonts w:ascii="Arial" w:hAnsi="Arial" w:cs="Arial"/>
          <w:color w:val="auto"/>
          <w:sz w:val="24"/>
          <w:szCs w:val="24"/>
        </w:rPr>
      </w:pP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Establecer un modelo de datos escalable para las funcionalidades del sistema.</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Categorizar la centralización de las solicitudes del cliente estableciendo tipos y estados para el ciclo de vida de las solicitudes.</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Registrar la información de la gestión histórica de los proyectos guardando los distintos cambios que va sufriendo la solicitud en el tiempo.</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Indicar vía correo electrónico a los usuarios  de los eventos que se producen en el sistema, utilizando el registro de los usuarios que se encuentren registrados en éste.</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 xml:space="preserve">Representar la información </w:t>
      </w:r>
      <w:r w:rsidR="007D5153">
        <w:rPr>
          <w:rFonts w:ascii="Arial" w:hAnsi="Arial" w:cs="Arial"/>
          <w:sz w:val="24"/>
        </w:rPr>
        <w:t>estadísticamente</w:t>
      </w:r>
      <w:r w:rsidRPr="000E0880">
        <w:rPr>
          <w:rFonts w:ascii="Arial" w:hAnsi="Arial" w:cs="Arial"/>
          <w:sz w:val="24"/>
        </w:rPr>
        <w:t xml:space="preserve"> para ayudar a la toma de decisiones.</w:t>
      </w:r>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1" w:name="_Toc371885472"/>
      <w:r w:rsidRPr="002B3D84">
        <w:rPr>
          <w:rFonts w:ascii="Arial" w:eastAsia="Times New Roman" w:hAnsi="Arial" w:cs="Arial"/>
          <w:bCs/>
          <w:color w:val="auto"/>
          <w:sz w:val="24"/>
          <w:szCs w:val="24"/>
        </w:rPr>
        <w:lastRenderedPageBreak/>
        <w:t>Alcance y Limitaciones</w:t>
      </w:r>
      <w:bookmarkEnd w:id="11"/>
    </w:p>
    <w:p w:rsidR="00086B7A" w:rsidRDefault="00086B7A" w:rsidP="00F86210">
      <w:pPr>
        <w:spacing w:line="360" w:lineRule="auto"/>
        <w:rPr>
          <w:rFonts w:ascii="Arial" w:hAnsi="Arial" w:cs="Arial"/>
          <w:color w:val="auto"/>
        </w:rPr>
      </w:pPr>
    </w:p>
    <w:p w:rsidR="000E0880" w:rsidRPr="002B3D84" w:rsidRDefault="000E0880" w:rsidP="00F86210">
      <w:pPr>
        <w:pStyle w:val="Ttulo3"/>
        <w:spacing w:line="360" w:lineRule="auto"/>
        <w:rPr>
          <w:rFonts w:ascii="Arial" w:hAnsi="Arial" w:cs="Arial"/>
          <w:color w:val="auto"/>
          <w:sz w:val="24"/>
          <w:szCs w:val="24"/>
        </w:rPr>
      </w:pPr>
      <w:bookmarkStart w:id="12" w:name="_Toc371885473"/>
      <w:r>
        <w:rPr>
          <w:rFonts w:ascii="Arial" w:hAnsi="Arial" w:cs="Arial"/>
          <w:color w:val="auto"/>
          <w:sz w:val="24"/>
          <w:szCs w:val="24"/>
        </w:rPr>
        <w:t>2.3.1</w:t>
      </w:r>
      <w:r>
        <w:rPr>
          <w:rFonts w:ascii="Arial" w:hAnsi="Arial" w:cs="Arial"/>
          <w:color w:val="auto"/>
          <w:sz w:val="24"/>
          <w:szCs w:val="24"/>
        </w:rPr>
        <w:tab/>
        <w:t>Alcance</w:t>
      </w:r>
      <w:bookmarkEnd w:id="12"/>
    </w:p>
    <w:p w:rsidR="000E0880" w:rsidRDefault="000E0880" w:rsidP="00F86210">
      <w:pPr>
        <w:spacing w:line="360" w:lineRule="auto"/>
        <w:rPr>
          <w:rFonts w:ascii="Arial" w:hAnsi="Arial" w:cs="Arial"/>
          <w:color w:val="auto"/>
        </w:rPr>
      </w:pP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Inicialmente el proyecto </w:t>
      </w:r>
      <w:r w:rsidR="007D5153">
        <w:rPr>
          <w:rFonts w:ascii="Arial" w:hAnsi="Arial" w:cs="Arial"/>
          <w:bCs/>
          <w:sz w:val="24"/>
        </w:rPr>
        <w:t>comenzará</w:t>
      </w:r>
      <w:r w:rsidR="007D5153" w:rsidRPr="000E0880">
        <w:rPr>
          <w:rFonts w:ascii="Arial" w:hAnsi="Arial" w:cs="Arial"/>
          <w:bCs/>
          <w:sz w:val="24"/>
        </w:rPr>
        <w:t xml:space="preserve"> </w:t>
      </w:r>
      <w:r w:rsidRPr="000E0880">
        <w:rPr>
          <w:rFonts w:ascii="Arial" w:hAnsi="Arial" w:cs="Arial"/>
          <w:bCs/>
          <w:sz w:val="24"/>
        </w:rPr>
        <w:t xml:space="preserve">con la toma de requerimientos, ésta se procesará </w:t>
      </w:r>
      <w:r w:rsidR="007D5153">
        <w:rPr>
          <w:rFonts w:ascii="Arial" w:hAnsi="Arial" w:cs="Arial"/>
          <w:bCs/>
          <w:sz w:val="24"/>
        </w:rPr>
        <w:t>previó</w:t>
      </w:r>
      <w:r w:rsidR="007D5153" w:rsidRPr="000E0880">
        <w:rPr>
          <w:rFonts w:ascii="Arial" w:hAnsi="Arial" w:cs="Arial"/>
          <w:bCs/>
          <w:sz w:val="24"/>
        </w:rPr>
        <w:t xml:space="preserve"> </w:t>
      </w:r>
      <w:r w:rsidRPr="000E0880">
        <w:rPr>
          <w:rFonts w:ascii="Arial" w:hAnsi="Arial" w:cs="Arial"/>
          <w:bCs/>
          <w:sz w:val="24"/>
        </w:rPr>
        <w:t>al análisis y desarrollo de este sistema. Se rea</w:t>
      </w:r>
      <w:r w:rsidR="009C3547">
        <w:rPr>
          <w:rFonts w:ascii="Arial" w:hAnsi="Arial" w:cs="Arial"/>
          <w:bCs/>
          <w:sz w:val="24"/>
        </w:rPr>
        <w:t>lizarán reuniones con la contra</w:t>
      </w:r>
      <w:r w:rsidRPr="000E0880">
        <w:rPr>
          <w:rFonts w:ascii="Arial" w:hAnsi="Arial" w:cs="Arial"/>
          <w:bCs/>
          <w:sz w:val="24"/>
        </w:rPr>
        <w:t>parte (Lazos) y nuestro equipo de trabajo, las cuales quedarán formalizadas según se especifique en la carta Gantt.</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A continuación se </w:t>
      </w:r>
      <w:r w:rsidR="007D5153">
        <w:rPr>
          <w:rFonts w:ascii="Arial" w:hAnsi="Arial" w:cs="Arial"/>
          <w:bCs/>
          <w:sz w:val="24"/>
        </w:rPr>
        <w:t>solicitará</w:t>
      </w:r>
      <w:r w:rsidR="007D5153" w:rsidRPr="000E0880">
        <w:rPr>
          <w:rFonts w:ascii="Arial" w:hAnsi="Arial" w:cs="Arial"/>
          <w:bCs/>
          <w:sz w:val="24"/>
        </w:rPr>
        <w:t xml:space="preserve"> </w:t>
      </w:r>
      <w:r w:rsidRPr="000E0880">
        <w:rPr>
          <w:rFonts w:ascii="Arial" w:hAnsi="Arial" w:cs="Arial"/>
          <w:bCs/>
          <w:sz w:val="24"/>
        </w:rPr>
        <w:t xml:space="preserve">la información y/o documentación necesaria para la implementación y documentación de las maquetas, las cuales son necesarias para definir el alcance de los componentes visuales que </w:t>
      </w:r>
      <w:r w:rsidR="007D5153">
        <w:rPr>
          <w:rFonts w:ascii="Arial" w:hAnsi="Arial" w:cs="Arial"/>
          <w:bCs/>
          <w:sz w:val="24"/>
        </w:rPr>
        <w:t>conformará</w:t>
      </w:r>
      <w:r w:rsidR="007D5153" w:rsidRPr="000E0880">
        <w:rPr>
          <w:rFonts w:ascii="Arial" w:hAnsi="Arial" w:cs="Arial"/>
          <w:bCs/>
          <w:sz w:val="24"/>
        </w:rPr>
        <w:t xml:space="preserve">n </w:t>
      </w:r>
      <w:r w:rsidRPr="000E0880">
        <w:rPr>
          <w:rFonts w:ascii="Arial" w:hAnsi="Arial" w:cs="Arial"/>
          <w:bCs/>
          <w:sz w:val="24"/>
        </w:rPr>
        <w:t xml:space="preserve">el sistema. Durante </w:t>
      </w:r>
      <w:r w:rsidR="007D5153">
        <w:rPr>
          <w:rFonts w:ascii="Arial" w:hAnsi="Arial" w:cs="Arial"/>
          <w:bCs/>
          <w:sz w:val="24"/>
        </w:rPr>
        <w:t>la ejecución</w:t>
      </w:r>
      <w:r w:rsidR="007D5153" w:rsidRPr="000E0880">
        <w:rPr>
          <w:rFonts w:ascii="Arial" w:hAnsi="Arial" w:cs="Arial"/>
          <w:bCs/>
          <w:sz w:val="24"/>
        </w:rPr>
        <w:t xml:space="preserve"> </w:t>
      </w:r>
      <w:r w:rsidR="007D5153">
        <w:rPr>
          <w:rFonts w:ascii="Arial" w:hAnsi="Arial" w:cs="Arial"/>
          <w:bCs/>
          <w:sz w:val="24"/>
        </w:rPr>
        <w:t>d</w:t>
      </w:r>
      <w:r w:rsidR="007D5153" w:rsidRPr="000E0880">
        <w:rPr>
          <w:rFonts w:ascii="Arial" w:hAnsi="Arial" w:cs="Arial"/>
          <w:bCs/>
          <w:sz w:val="24"/>
        </w:rPr>
        <w:t xml:space="preserve">el </w:t>
      </w:r>
      <w:r w:rsidRPr="000E0880">
        <w:rPr>
          <w:rFonts w:ascii="Arial" w:hAnsi="Arial" w:cs="Arial"/>
          <w:bCs/>
          <w:sz w:val="24"/>
        </w:rPr>
        <w:t xml:space="preserve">proceso de análisis, el cliente podrá evaluar y comentar las maquetas para poder analizar y comprender </w:t>
      </w:r>
      <w:r w:rsidR="007D5153">
        <w:rPr>
          <w:rFonts w:ascii="Arial" w:hAnsi="Arial" w:cs="Arial"/>
          <w:bCs/>
          <w:sz w:val="24"/>
        </w:rPr>
        <w:t>qué</w:t>
      </w:r>
      <w:r w:rsidR="007D5153" w:rsidRPr="000E0880">
        <w:rPr>
          <w:rFonts w:ascii="Arial" w:hAnsi="Arial" w:cs="Arial"/>
          <w:bCs/>
          <w:sz w:val="24"/>
        </w:rPr>
        <w:t xml:space="preserve"> </w:t>
      </w:r>
      <w:r w:rsidRPr="000E0880">
        <w:rPr>
          <w:rFonts w:ascii="Arial" w:hAnsi="Arial" w:cs="Arial"/>
          <w:bCs/>
          <w:sz w:val="24"/>
        </w:rPr>
        <w:t xml:space="preserve">es realmente lo que quiere y necesita. </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Al momento de tener las maquetas aprobadas por el cliente, se pasará a la siguiente etapa</w:t>
      </w:r>
      <w:r w:rsidR="00E45944">
        <w:rPr>
          <w:rFonts w:ascii="Arial" w:hAnsi="Arial" w:cs="Arial"/>
          <w:bCs/>
          <w:sz w:val="24"/>
        </w:rPr>
        <w:t>,</w:t>
      </w:r>
      <w:r w:rsidRPr="000E0880">
        <w:rPr>
          <w:rFonts w:ascii="Arial" w:hAnsi="Arial" w:cs="Arial"/>
          <w:bCs/>
          <w:sz w:val="24"/>
        </w:rPr>
        <w:t xml:space="preserve"> que será la imple</w:t>
      </w:r>
      <w:r w:rsidR="00E45944">
        <w:rPr>
          <w:rFonts w:ascii="Arial" w:hAnsi="Arial" w:cs="Arial"/>
          <w:bCs/>
          <w:sz w:val="24"/>
        </w:rPr>
        <w:t>mentación del documento maqueta. E</w:t>
      </w:r>
      <w:r w:rsidRPr="000E0880">
        <w:rPr>
          <w:rFonts w:ascii="Arial" w:hAnsi="Arial" w:cs="Arial"/>
          <w:bCs/>
          <w:sz w:val="24"/>
        </w:rPr>
        <w:t>ste documento será</w:t>
      </w:r>
      <w:r w:rsidR="007D5153">
        <w:rPr>
          <w:rFonts w:ascii="Arial" w:hAnsi="Arial" w:cs="Arial"/>
          <w:bCs/>
          <w:sz w:val="24"/>
        </w:rPr>
        <w:t xml:space="preserve"> el primer entregable a cliente.</w:t>
      </w:r>
      <w:r w:rsidRPr="000E0880">
        <w:rPr>
          <w:rFonts w:ascii="Arial" w:hAnsi="Arial" w:cs="Arial"/>
          <w:bCs/>
          <w:sz w:val="24"/>
        </w:rPr>
        <w:t xml:space="preserve"> </w:t>
      </w:r>
      <w:r w:rsidR="007D5153">
        <w:rPr>
          <w:rFonts w:ascii="Arial" w:hAnsi="Arial" w:cs="Arial"/>
          <w:bCs/>
          <w:sz w:val="24"/>
        </w:rPr>
        <w:t>C</w:t>
      </w:r>
      <w:r w:rsidRPr="000E0880">
        <w:rPr>
          <w:rFonts w:ascii="Arial" w:hAnsi="Arial" w:cs="Arial"/>
          <w:bCs/>
          <w:sz w:val="24"/>
        </w:rPr>
        <w:t xml:space="preserve">uando el cliente apruebe el documento se </w:t>
      </w:r>
      <w:r w:rsidR="007D5153">
        <w:rPr>
          <w:rFonts w:ascii="Arial" w:hAnsi="Arial" w:cs="Arial"/>
          <w:bCs/>
          <w:sz w:val="24"/>
        </w:rPr>
        <w:t>pasará</w:t>
      </w:r>
      <w:r w:rsidR="007D5153" w:rsidRPr="000E0880">
        <w:rPr>
          <w:rFonts w:ascii="Arial" w:hAnsi="Arial" w:cs="Arial"/>
          <w:bCs/>
          <w:sz w:val="24"/>
        </w:rPr>
        <w:t xml:space="preserve"> </w:t>
      </w:r>
      <w:r w:rsidRPr="000E0880">
        <w:rPr>
          <w:rFonts w:ascii="Arial" w:hAnsi="Arial" w:cs="Arial"/>
          <w:bCs/>
          <w:sz w:val="24"/>
        </w:rPr>
        <w:t xml:space="preserve">a la siguiente etapa, la cual será comenzar con la confección del documento de análisis o diseño funcional del sistema (UML, flujos, etc.), el cual será el segundo entregable, y posterior a su confección se </w:t>
      </w:r>
      <w:r w:rsidR="007D5153">
        <w:rPr>
          <w:rFonts w:ascii="Arial" w:hAnsi="Arial" w:cs="Arial"/>
          <w:bCs/>
          <w:sz w:val="24"/>
        </w:rPr>
        <w:t>comenzará</w:t>
      </w:r>
      <w:r w:rsidR="007D5153" w:rsidRPr="000E0880">
        <w:rPr>
          <w:rFonts w:ascii="Arial" w:hAnsi="Arial" w:cs="Arial"/>
          <w:bCs/>
          <w:sz w:val="24"/>
        </w:rPr>
        <w:t xml:space="preserve"> </w:t>
      </w:r>
      <w:r w:rsidRPr="000E0880">
        <w:rPr>
          <w:rFonts w:ascii="Arial" w:hAnsi="Arial" w:cs="Arial"/>
          <w:bCs/>
          <w:sz w:val="24"/>
        </w:rPr>
        <w:t>con el desarrollo de los componentes gráficos para la implementación de este sistema.</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Posteriormente se construirá un modelo de datos para </w:t>
      </w:r>
      <w:r w:rsidR="007956B3">
        <w:rPr>
          <w:rFonts w:ascii="Arial" w:hAnsi="Arial" w:cs="Arial"/>
          <w:bCs/>
          <w:sz w:val="24"/>
        </w:rPr>
        <w:t>la implantación de este sistema correspondiente al</w:t>
      </w:r>
      <w:r w:rsidRPr="000E0880">
        <w:rPr>
          <w:rFonts w:ascii="Arial" w:hAnsi="Arial" w:cs="Arial"/>
          <w:bCs/>
          <w:sz w:val="24"/>
        </w:rPr>
        <w:t xml:space="preserve"> tercer entregable a</w:t>
      </w:r>
      <w:r w:rsidR="007956B3">
        <w:rPr>
          <w:rFonts w:ascii="Arial" w:hAnsi="Arial" w:cs="Arial"/>
          <w:bCs/>
          <w:sz w:val="24"/>
        </w:rPr>
        <w:t>l</w:t>
      </w:r>
      <w:r w:rsidRPr="000E0880">
        <w:rPr>
          <w:rFonts w:ascii="Arial" w:hAnsi="Arial" w:cs="Arial"/>
          <w:bCs/>
          <w:sz w:val="24"/>
        </w:rPr>
        <w:t xml:space="preserve"> cliente. Dicho modelo debe cumplir con la nomenclatura estándar que utilice </w:t>
      </w:r>
      <w:r w:rsidR="007D5153">
        <w:rPr>
          <w:rFonts w:ascii="Arial" w:hAnsi="Arial" w:cs="Arial"/>
          <w:bCs/>
          <w:sz w:val="24"/>
        </w:rPr>
        <w:t>la contraparte</w:t>
      </w:r>
      <w:r w:rsidR="007D5153" w:rsidRPr="000E0880">
        <w:rPr>
          <w:rFonts w:ascii="Arial" w:hAnsi="Arial" w:cs="Arial"/>
          <w:bCs/>
          <w:sz w:val="24"/>
        </w:rPr>
        <w:t xml:space="preserve"> </w:t>
      </w:r>
      <w:r w:rsidRPr="000E0880">
        <w:rPr>
          <w:rFonts w:ascii="Arial" w:hAnsi="Arial" w:cs="Arial"/>
          <w:bCs/>
          <w:sz w:val="24"/>
        </w:rPr>
        <w:t xml:space="preserve">para sus sistemas, la cual deberá entregar con anticipación, de lo contrario se definirá una interna. </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lastRenderedPageBreak/>
        <w:t xml:space="preserve">Una vez finalizado el desarrollo de los tres primeros entregables, se generarán planes de pruebas para poder evaluar que lo implementado realmente cumpla con las funcionalidades solicitadas por el cliente. Estos serán el </w:t>
      </w:r>
      <w:r w:rsidR="00E45944">
        <w:rPr>
          <w:rFonts w:ascii="Arial" w:hAnsi="Arial" w:cs="Arial"/>
          <w:bCs/>
          <w:sz w:val="24"/>
        </w:rPr>
        <w:t>cuarto</w:t>
      </w:r>
      <w:r w:rsidRPr="000E0880">
        <w:rPr>
          <w:rFonts w:ascii="Arial" w:hAnsi="Arial" w:cs="Arial"/>
          <w:bCs/>
          <w:sz w:val="24"/>
        </w:rPr>
        <w:t xml:space="preserve"> entregable al cliente.</w:t>
      </w:r>
    </w:p>
    <w:p w:rsidR="000E0880" w:rsidRPr="000E0880" w:rsidRDefault="007D5153" w:rsidP="00F86210">
      <w:pPr>
        <w:tabs>
          <w:tab w:val="right" w:pos="8080"/>
        </w:tabs>
        <w:spacing w:line="360" w:lineRule="auto"/>
        <w:ind w:firstLine="709"/>
        <w:jc w:val="both"/>
        <w:rPr>
          <w:rFonts w:ascii="Arial" w:hAnsi="Arial" w:cs="Arial"/>
          <w:bCs/>
          <w:sz w:val="24"/>
        </w:rPr>
      </w:pPr>
      <w:r>
        <w:rPr>
          <w:rFonts w:ascii="Arial" w:hAnsi="Arial" w:cs="Arial"/>
          <w:bCs/>
          <w:sz w:val="24"/>
        </w:rPr>
        <w:t>Posteriormente al</w:t>
      </w:r>
      <w:r w:rsidRPr="000E0880">
        <w:rPr>
          <w:rFonts w:ascii="Arial" w:hAnsi="Arial" w:cs="Arial"/>
          <w:bCs/>
          <w:sz w:val="24"/>
        </w:rPr>
        <w:t xml:space="preserve"> </w:t>
      </w:r>
      <w:r w:rsidR="000E0880" w:rsidRPr="000E0880">
        <w:rPr>
          <w:rFonts w:ascii="Arial" w:hAnsi="Arial" w:cs="Arial"/>
          <w:bCs/>
          <w:sz w:val="24"/>
        </w:rPr>
        <w:t>desarrollo del sistema se generarán manuales de usuarios  (definidos por perfiles), y también se entregará el código fuente del sistema</w:t>
      </w:r>
      <w:r>
        <w:rPr>
          <w:rFonts w:ascii="Arial" w:hAnsi="Arial" w:cs="Arial"/>
          <w:bCs/>
          <w:sz w:val="24"/>
        </w:rPr>
        <w:t>.</w:t>
      </w:r>
      <w:r w:rsidR="000E0880" w:rsidRPr="000E0880">
        <w:rPr>
          <w:rFonts w:ascii="Arial" w:hAnsi="Arial" w:cs="Arial"/>
          <w:bCs/>
          <w:sz w:val="24"/>
        </w:rPr>
        <w:t xml:space="preserve"> </w:t>
      </w:r>
      <w:r>
        <w:rPr>
          <w:rFonts w:ascii="Arial" w:hAnsi="Arial" w:cs="Arial"/>
          <w:bCs/>
          <w:sz w:val="24"/>
        </w:rPr>
        <w:t>É</w:t>
      </w:r>
      <w:r w:rsidR="000E0880" w:rsidRPr="000E0880">
        <w:rPr>
          <w:rFonts w:ascii="Arial" w:hAnsi="Arial" w:cs="Arial"/>
          <w:bCs/>
          <w:sz w:val="24"/>
        </w:rPr>
        <w:t xml:space="preserve">stos serán el </w:t>
      </w:r>
      <w:r w:rsidR="00E45944">
        <w:rPr>
          <w:rFonts w:ascii="Arial" w:hAnsi="Arial" w:cs="Arial"/>
          <w:bCs/>
          <w:sz w:val="24"/>
        </w:rPr>
        <w:t>quinto</w:t>
      </w:r>
      <w:r w:rsidR="000E0880" w:rsidRPr="000E0880">
        <w:rPr>
          <w:rFonts w:ascii="Arial" w:hAnsi="Arial" w:cs="Arial"/>
          <w:bCs/>
          <w:sz w:val="24"/>
        </w:rPr>
        <w:t xml:space="preserve"> y </w:t>
      </w:r>
      <w:r w:rsidR="00E45944">
        <w:rPr>
          <w:rFonts w:ascii="Arial" w:hAnsi="Arial" w:cs="Arial"/>
          <w:bCs/>
          <w:sz w:val="24"/>
        </w:rPr>
        <w:t>sexto</w:t>
      </w:r>
      <w:r w:rsidR="000E0880" w:rsidRPr="000E0880">
        <w:rPr>
          <w:rFonts w:ascii="Arial" w:hAnsi="Arial" w:cs="Arial"/>
          <w:bCs/>
          <w:sz w:val="24"/>
        </w:rPr>
        <w:t xml:space="preserve"> entregable a cliente.</w:t>
      </w:r>
    </w:p>
    <w:p w:rsid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Finalmente al cierre del proyecto con la contraparte se capacitará a todo el personal que utilizará el sistema, </w:t>
      </w:r>
      <w:r w:rsidR="007D5153" w:rsidRPr="000E0880">
        <w:rPr>
          <w:rFonts w:ascii="Arial" w:hAnsi="Arial" w:cs="Arial"/>
          <w:bCs/>
          <w:sz w:val="24"/>
        </w:rPr>
        <w:t xml:space="preserve">para que </w:t>
      </w:r>
      <w:r w:rsidR="007D5153">
        <w:rPr>
          <w:rFonts w:ascii="Arial" w:hAnsi="Arial" w:cs="Arial"/>
          <w:bCs/>
          <w:sz w:val="24"/>
        </w:rPr>
        <w:t>los usuarios tengan</w:t>
      </w:r>
      <w:r w:rsidR="007D5153" w:rsidRPr="000E0880">
        <w:rPr>
          <w:rFonts w:ascii="Arial" w:hAnsi="Arial" w:cs="Arial"/>
          <w:bCs/>
          <w:sz w:val="24"/>
        </w:rPr>
        <w:t xml:space="preserve"> los conocimientos necesarios </w:t>
      </w:r>
      <w:r w:rsidR="007D5153">
        <w:rPr>
          <w:rFonts w:ascii="Arial" w:hAnsi="Arial" w:cs="Arial"/>
          <w:bCs/>
          <w:sz w:val="24"/>
        </w:rPr>
        <w:t>al momento de</w:t>
      </w:r>
      <w:r w:rsidR="007D5153" w:rsidRPr="000E0880">
        <w:rPr>
          <w:rFonts w:ascii="Arial" w:hAnsi="Arial" w:cs="Arial"/>
          <w:bCs/>
          <w:sz w:val="24"/>
        </w:rPr>
        <w:t xml:space="preserve"> manipular el sistema</w:t>
      </w:r>
      <w:r w:rsidRPr="000E0880">
        <w:rPr>
          <w:rFonts w:ascii="Arial" w:hAnsi="Arial" w:cs="Arial"/>
          <w:bCs/>
          <w:sz w:val="24"/>
        </w:rPr>
        <w:t>.</w:t>
      </w:r>
    </w:p>
    <w:p w:rsidR="00C167B1" w:rsidRPr="00F94605" w:rsidRDefault="00C167B1" w:rsidP="00F94605">
      <w:pPr>
        <w:tabs>
          <w:tab w:val="right" w:pos="8080"/>
        </w:tabs>
        <w:spacing w:line="360" w:lineRule="auto"/>
        <w:ind w:firstLine="709"/>
        <w:jc w:val="both"/>
        <w:rPr>
          <w:rStyle w:val="Textoennegrita"/>
        </w:rPr>
      </w:pPr>
    </w:p>
    <w:p w:rsidR="000E0880" w:rsidRPr="002B3D84" w:rsidRDefault="000E0880" w:rsidP="00F86210">
      <w:pPr>
        <w:pStyle w:val="Ttulo3"/>
        <w:spacing w:line="360" w:lineRule="auto"/>
        <w:rPr>
          <w:rFonts w:ascii="Arial" w:hAnsi="Arial" w:cs="Arial"/>
          <w:color w:val="auto"/>
          <w:sz w:val="24"/>
          <w:szCs w:val="24"/>
        </w:rPr>
      </w:pPr>
      <w:bookmarkStart w:id="13" w:name="_Toc371885474"/>
      <w:r>
        <w:rPr>
          <w:rFonts w:ascii="Arial" w:hAnsi="Arial" w:cs="Arial"/>
          <w:color w:val="auto"/>
          <w:sz w:val="24"/>
          <w:szCs w:val="24"/>
        </w:rPr>
        <w:t>2.3.1</w:t>
      </w:r>
      <w:r>
        <w:rPr>
          <w:rFonts w:ascii="Arial" w:hAnsi="Arial" w:cs="Arial"/>
          <w:color w:val="auto"/>
          <w:sz w:val="24"/>
          <w:szCs w:val="24"/>
        </w:rPr>
        <w:tab/>
        <w:t>Limitaciones</w:t>
      </w:r>
      <w:bookmarkEnd w:id="13"/>
    </w:p>
    <w:p w:rsidR="000E0880" w:rsidRDefault="000E0880" w:rsidP="00F86210">
      <w:pPr>
        <w:spacing w:line="360" w:lineRule="auto"/>
        <w:rPr>
          <w:rFonts w:ascii="Arial" w:hAnsi="Arial" w:cs="Arial"/>
          <w:color w:val="auto"/>
        </w:rPr>
      </w:pPr>
    </w:p>
    <w:p w:rsidR="000E0880" w:rsidRPr="007D5153" w:rsidRDefault="000E0880" w:rsidP="00F86210">
      <w:pPr>
        <w:pStyle w:val="Prrafodelista"/>
        <w:numPr>
          <w:ilvl w:val="0"/>
          <w:numId w:val="26"/>
        </w:numPr>
        <w:tabs>
          <w:tab w:val="right" w:pos="8080"/>
        </w:tabs>
        <w:spacing w:line="360" w:lineRule="auto"/>
        <w:ind w:left="426"/>
        <w:jc w:val="both"/>
        <w:rPr>
          <w:rFonts w:ascii="Arial" w:hAnsi="Arial" w:cs="Arial"/>
          <w:sz w:val="24"/>
        </w:rPr>
      </w:pPr>
      <w:r w:rsidRPr="007D5153">
        <w:rPr>
          <w:rFonts w:ascii="Arial" w:hAnsi="Arial" w:cs="Arial"/>
          <w:sz w:val="24"/>
        </w:rPr>
        <w:t xml:space="preserve">Cualquier requerimiento posterior a la toma de requerimientos no </w:t>
      </w:r>
      <w:r w:rsidR="007D5153" w:rsidRPr="00251468">
        <w:rPr>
          <w:rFonts w:ascii="Arial" w:hAnsi="Arial" w:cs="Arial"/>
          <w:sz w:val="24"/>
        </w:rPr>
        <w:t>será considerado</w:t>
      </w:r>
      <w:r w:rsidR="007D5153" w:rsidRPr="007D5153">
        <w:rPr>
          <w:rFonts w:ascii="Arial" w:hAnsi="Arial" w:cs="Arial"/>
          <w:sz w:val="24"/>
        </w:rPr>
        <w:t xml:space="preserve"> </w:t>
      </w:r>
      <w:r w:rsidRPr="007D5153">
        <w:rPr>
          <w:rFonts w:ascii="Arial" w:hAnsi="Arial" w:cs="Arial"/>
          <w:sz w:val="24"/>
        </w:rPr>
        <w:t>dentro del alcance de este sistema.</w:t>
      </w:r>
    </w:p>
    <w:p w:rsidR="000E0880" w:rsidRPr="007D5153" w:rsidRDefault="000E0880" w:rsidP="00F86210">
      <w:pPr>
        <w:pStyle w:val="Prrafodelista"/>
        <w:numPr>
          <w:ilvl w:val="0"/>
          <w:numId w:val="26"/>
        </w:numPr>
        <w:tabs>
          <w:tab w:val="right" w:pos="8080"/>
        </w:tabs>
        <w:spacing w:line="360" w:lineRule="auto"/>
        <w:ind w:left="426"/>
        <w:jc w:val="both"/>
        <w:rPr>
          <w:rFonts w:ascii="Arial" w:hAnsi="Arial" w:cs="Arial"/>
          <w:sz w:val="24"/>
        </w:rPr>
      </w:pPr>
      <w:r w:rsidRPr="007D5153">
        <w:rPr>
          <w:rFonts w:ascii="Arial" w:hAnsi="Arial" w:cs="Arial"/>
          <w:sz w:val="24"/>
        </w:rPr>
        <w:t xml:space="preserve">Las funcionalidades en esta etapa del proyecto no se </w:t>
      </w:r>
      <w:r w:rsidR="007D5153" w:rsidRPr="00251468">
        <w:rPr>
          <w:rFonts w:ascii="Arial" w:hAnsi="Arial" w:cs="Arial"/>
          <w:sz w:val="24"/>
        </w:rPr>
        <w:t xml:space="preserve">integrarán </w:t>
      </w:r>
      <w:r w:rsidRPr="007D5153">
        <w:rPr>
          <w:rFonts w:ascii="Arial" w:hAnsi="Arial" w:cs="Arial"/>
          <w:sz w:val="24"/>
        </w:rPr>
        <w:t xml:space="preserve">con otros sistemas o módulos. </w:t>
      </w:r>
    </w:p>
    <w:p w:rsidR="00086B7A" w:rsidRPr="000C12FB" w:rsidRDefault="000E0880" w:rsidP="00F86210">
      <w:pPr>
        <w:pStyle w:val="Prrafodelista"/>
        <w:numPr>
          <w:ilvl w:val="0"/>
          <w:numId w:val="26"/>
        </w:numPr>
        <w:tabs>
          <w:tab w:val="right" w:pos="8080"/>
        </w:tabs>
        <w:spacing w:line="360" w:lineRule="auto"/>
        <w:ind w:left="426"/>
        <w:jc w:val="both"/>
        <w:rPr>
          <w:rFonts w:ascii="Arial" w:hAnsi="Arial" w:cs="Arial"/>
          <w:color w:val="auto"/>
        </w:rPr>
      </w:pPr>
      <w:r w:rsidRPr="007D5153">
        <w:rPr>
          <w:rFonts w:ascii="Arial" w:hAnsi="Arial" w:cs="Arial"/>
          <w:sz w:val="24"/>
        </w:rPr>
        <w:t>No se incluirá mantenimiento para las funcionalidades del sistema, sólo implementación.</w:t>
      </w:r>
    </w:p>
    <w:p w:rsidR="00C167B1" w:rsidRPr="00F94605" w:rsidRDefault="00C167B1"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F94605" w:rsidRPr="00F94605" w:rsidRDefault="00F94605"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F94605" w:rsidRPr="00F94605" w:rsidRDefault="00F94605" w:rsidP="00F94605">
      <w:pPr>
        <w:tabs>
          <w:tab w:val="right" w:pos="8080"/>
        </w:tabs>
        <w:spacing w:line="360" w:lineRule="auto"/>
        <w:ind w:firstLine="709"/>
        <w:jc w:val="both"/>
        <w:rPr>
          <w:rFonts w:ascii="Arial" w:hAnsi="Arial" w:cs="Arial"/>
          <w:bCs/>
          <w:sz w:val="24"/>
        </w:rPr>
      </w:pPr>
    </w:p>
    <w:p w:rsidR="0024335E" w:rsidRPr="00F94605" w:rsidRDefault="0024335E" w:rsidP="00F86210">
      <w:pPr>
        <w:pStyle w:val="Ttulo1"/>
        <w:spacing w:before="240" w:after="60" w:line="360" w:lineRule="auto"/>
        <w:jc w:val="center"/>
        <w:rPr>
          <w:rFonts w:ascii="Arial" w:hAnsi="Arial" w:cs="Arial"/>
          <w:bCs/>
          <w:color w:val="auto"/>
          <w:kern w:val="32"/>
          <w:sz w:val="28"/>
          <w:szCs w:val="28"/>
        </w:rPr>
      </w:pPr>
      <w:bookmarkStart w:id="14" w:name="_Toc371885475"/>
      <w:r w:rsidRPr="00F94605">
        <w:rPr>
          <w:rFonts w:ascii="Arial" w:hAnsi="Arial" w:cs="Arial"/>
          <w:color w:val="auto"/>
          <w:kern w:val="32"/>
          <w:sz w:val="28"/>
          <w:szCs w:val="28"/>
        </w:rPr>
        <w:lastRenderedPageBreak/>
        <w:t>CAPÍTULO III MARCO TEÓRICO</w:t>
      </w:r>
      <w:bookmarkEnd w:id="14"/>
    </w:p>
    <w:p w:rsidR="0024335E" w:rsidRPr="000E0880" w:rsidRDefault="0024335E" w:rsidP="00F86210">
      <w:pPr>
        <w:spacing w:line="360" w:lineRule="auto"/>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5" w:name="_Toc371885476"/>
      <w:r w:rsidRPr="002B3D84">
        <w:rPr>
          <w:rFonts w:ascii="Arial" w:eastAsia="Times New Roman" w:hAnsi="Arial" w:cs="Arial"/>
          <w:color w:val="auto"/>
          <w:sz w:val="24"/>
          <w:szCs w:val="28"/>
        </w:rPr>
        <w:t>Fundamentos Teóricos</w:t>
      </w:r>
      <w:bookmarkEnd w:id="15"/>
    </w:p>
    <w:p w:rsidR="0024335E" w:rsidRDefault="0024335E" w:rsidP="00F86210">
      <w:pPr>
        <w:spacing w:line="360" w:lineRule="auto"/>
      </w:pP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 xml:space="preserve">Empresa </w:t>
      </w:r>
      <w:r>
        <w:rPr>
          <w:rFonts w:ascii="Arial" w:hAnsi="Arial" w:cs="Arial"/>
          <w:b/>
          <w:sz w:val="24"/>
        </w:rPr>
        <w:t>L</w:t>
      </w:r>
      <w:r w:rsidRPr="00014AAF">
        <w:rPr>
          <w:rFonts w:ascii="Arial" w:hAnsi="Arial" w:cs="Arial"/>
          <w:b/>
          <w:sz w:val="24"/>
        </w:rPr>
        <w:t>azos</w:t>
      </w:r>
    </w:p>
    <w:p w:rsidR="0024335E" w:rsidRPr="002C27F3" w:rsidRDefault="0024335E" w:rsidP="00F86210">
      <w:pPr>
        <w:tabs>
          <w:tab w:val="right" w:pos="8080"/>
        </w:tabs>
        <w:spacing w:line="360" w:lineRule="auto"/>
        <w:ind w:firstLine="709"/>
        <w:jc w:val="both"/>
        <w:rPr>
          <w:rFonts w:ascii="Arial" w:hAnsi="Arial" w:cs="Arial"/>
          <w:sz w:val="24"/>
        </w:rPr>
      </w:pPr>
      <w:r w:rsidRPr="002C27F3">
        <w:rPr>
          <w:rFonts w:ascii="Arial" w:hAnsi="Arial" w:cs="Arial"/>
          <w:sz w:val="24"/>
        </w:rPr>
        <w:t>La marca Lazos nace en 1997 como respuesta a los altos requerimientos tecnológicos en servicios de conectividad y comunicaciones, en particular en la implantación y ejecución del proyecto Enlaces. Lazos fue pionero (1997 - 1999) en ofrecer comercialmente en la IX Región el servicio de acceso a Internet conmutado (ISP). En el 2009 se decide constituir Lazos S.A. como empresa privada independiente manteniendo la participación accionaria principal. El 2011, como prueba de su madurez, se adjudica dos convenios marco</w:t>
      </w:r>
      <w:r>
        <w:rPr>
          <w:rFonts w:ascii="Arial" w:hAnsi="Arial" w:cs="Arial"/>
          <w:sz w:val="24"/>
        </w:rPr>
        <w:t xml:space="preserve">s para vender sus servicios al Gobierno de Chile </w:t>
      </w:r>
      <w:r>
        <w:rPr>
          <w:rStyle w:val="Refdenotaalpie"/>
          <w:rFonts w:ascii="Arial" w:hAnsi="Arial" w:cs="Arial"/>
          <w:sz w:val="24"/>
        </w:rPr>
        <w:footnoteReference w:id="1"/>
      </w:r>
      <w:r>
        <w:rPr>
          <w:rFonts w:ascii="Arial" w:hAnsi="Arial" w:cs="Arial"/>
          <w:sz w:val="24"/>
        </w:rPr>
        <w:t>:</w:t>
      </w:r>
    </w:p>
    <w:p w:rsidR="0024335E" w:rsidRPr="002C27F3" w:rsidRDefault="0024335E" w:rsidP="00F86210">
      <w:pPr>
        <w:pStyle w:val="Prrafodelista"/>
        <w:numPr>
          <w:ilvl w:val="0"/>
          <w:numId w:val="20"/>
        </w:numPr>
        <w:tabs>
          <w:tab w:val="right" w:pos="8080"/>
        </w:tabs>
        <w:spacing w:line="360" w:lineRule="auto"/>
        <w:jc w:val="both"/>
        <w:rPr>
          <w:rFonts w:ascii="Arial" w:hAnsi="Arial" w:cs="Arial"/>
          <w:sz w:val="24"/>
        </w:rPr>
      </w:pPr>
      <w:r w:rsidRPr="002C27F3">
        <w:rPr>
          <w:rFonts w:ascii="Arial" w:hAnsi="Arial" w:cs="Arial"/>
          <w:sz w:val="24"/>
        </w:rPr>
        <w:t>Convenio marco de desarrollo de software</w:t>
      </w:r>
    </w:p>
    <w:p w:rsidR="0024335E" w:rsidRPr="002C27F3" w:rsidRDefault="0024335E" w:rsidP="00F86210">
      <w:pPr>
        <w:pStyle w:val="Prrafodelista"/>
        <w:numPr>
          <w:ilvl w:val="0"/>
          <w:numId w:val="20"/>
        </w:numPr>
        <w:tabs>
          <w:tab w:val="right" w:pos="8080"/>
        </w:tabs>
        <w:spacing w:line="360" w:lineRule="auto"/>
        <w:jc w:val="both"/>
        <w:rPr>
          <w:rFonts w:ascii="Arial" w:hAnsi="Arial" w:cs="Arial"/>
          <w:sz w:val="24"/>
        </w:rPr>
      </w:pPr>
      <w:r w:rsidRPr="002C27F3">
        <w:rPr>
          <w:rFonts w:ascii="Arial" w:hAnsi="Arial" w:cs="Arial"/>
          <w:sz w:val="24"/>
        </w:rPr>
        <w:t>Convenio marco de webhosting</w:t>
      </w: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Misión</w:t>
      </w:r>
    </w:p>
    <w:p w:rsidR="0024335E" w:rsidRDefault="0024335E" w:rsidP="00F86210">
      <w:pPr>
        <w:spacing w:line="360" w:lineRule="auto"/>
        <w:ind w:firstLine="709"/>
        <w:jc w:val="both"/>
        <w:rPr>
          <w:rFonts w:ascii="Arial" w:hAnsi="Arial" w:cs="Arial"/>
          <w:sz w:val="24"/>
        </w:rPr>
      </w:pPr>
      <w:r w:rsidRPr="002C27F3">
        <w:rPr>
          <w:rFonts w:ascii="Arial" w:hAnsi="Arial" w:cs="Arial"/>
          <w:sz w:val="24"/>
        </w:rPr>
        <w:t>Mejorar la eficiencia y eficacia de los procesos de gestión y comunicación de las organizaciones, a través del desarrollo, operación y mantención de servicios de software Web, con fuerte orientación a la satisfacción del cliente.</w:t>
      </w:r>
    </w:p>
    <w:p w:rsidR="00C167B1" w:rsidRDefault="00C167B1" w:rsidP="00F86210">
      <w:pPr>
        <w:tabs>
          <w:tab w:val="right" w:pos="8080"/>
        </w:tabs>
        <w:spacing w:line="360" w:lineRule="auto"/>
        <w:rPr>
          <w:rFonts w:ascii="Arial" w:hAnsi="Arial" w:cs="Arial"/>
          <w:b/>
          <w:sz w:val="24"/>
        </w:rPr>
      </w:pPr>
    </w:p>
    <w:p w:rsidR="00C167B1" w:rsidRDefault="00C167B1" w:rsidP="00F86210">
      <w:pPr>
        <w:tabs>
          <w:tab w:val="right" w:pos="8080"/>
        </w:tabs>
        <w:spacing w:line="360" w:lineRule="auto"/>
        <w:rPr>
          <w:rFonts w:ascii="Arial" w:hAnsi="Arial" w:cs="Arial"/>
          <w:b/>
          <w:sz w:val="24"/>
        </w:rPr>
      </w:pPr>
    </w:p>
    <w:p w:rsidR="00C167B1" w:rsidRDefault="00C167B1" w:rsidP="00F86210">
      <w:pPr>
        <w:tabs>
          <w:tab w:val="right" w:pos="8080"/>
        </w:tabs>
        <w:spacing w:line="360" w:lineRule="auto"/>
        <w:rPr>
          <w:rFonts w:ascii="Arial" w:hAnsi="Arial" w:cs="Arial"/>
          <w:b/>
          <w:sz w:val="24"/>
        </w:rPr>
      </w:pPr>
    </w:p>
    <w:p w:rsidR="0084705A" w:rsidRDefault="0084705A" w:rsidP="00F86210">
      <w:pPr>
        <w:tabs>
          <w:tab w:val="right" w:pos="8080"/>
        </w:tabs>
        <w:spacing w:line="360" w:lineRule="auto"/>
        <w:rPr>
          <w:rFonts w:ascii="Arial" w:hAnsi="Arial" w:cs="Arial"/>
          <w:b/>
          <w:sz w:val="24"/>
        </w:rPr>
      </w:pP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lastRenderedPageBreak/>
        <w:t>Objetivos</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Diseñar y construir soluciones innovadoras para el mejoramiento de la gestión</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 xml:space="preserve">Buscar altos niveles de satisfacción de </w:t>
      </w:r>
      <w:r>
        <w:rPr>
          <w:rFonts w:ascii="Arial" w:hAnsi="Arial" w:cs="Arial"/>
          <w:sz w:val="24"/>
        </w:rPr>
        <w:t>sus</w:t>
      </w:r>
      <w:r w:rsidRPr="002C27F3">
        <w:rPr>
          <w:rFonts w:ascii="Arial" w:hAnsi="Arial" w:cs="Arial"/>
          <w:sz w:val="24"/>
        </w:rPr>
        <w:t xml:space="preserve"> clientes</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Mejorar la rentabilidad de las organizaciones</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 xml:space="preserve">Fortalecer las capacidades de gestión de </w:t>
      </w:r>
      <w:r>
        <w:rPr>
          <w:rFonts w:ascii="Arial" w:hAnsi="Arial" w:cs="Arial"/>
          <w:sz w:val="24"/>
        </w:rPr>
        <w:t>sus</w:t>
      </w:r>
      <w:r w:rsidRPr="002C27F3">
        <w:rPr>
          <w:rFonts w:ascii="Arial" w:hAnsi="Arial" w:cs="Arial"/>
          <w:sz w:val="24"/>
        </w:rPr>
        <w:t xml:space="preserve"> clientes</w:t>
      </w:r>
      <w:r>
        <w:rPr>
          <w:rFonts w:ascii="Arial" w:hAnsi="Arial" w:cs="Arial"/>
          <w:sz w:val="24"/>
        </w:rPr>
        <w:t>.</w:t>
      </w: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Cargos</w:t>
      </w:r>
    </w:p>
    <w:p w:rsidR="0024335E"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Gerente.</w:t>
      </w:r>
    </w:p>
    <w:p w:rsidR="0024335E" w:rsidRPr="00014AAF" w:rsidRDefault="0024335E" w:rsidP="00F86210">
      <w:pPr>
        <w:pStyle w:val="Prrafodelista"/>
        <w:numPr>
          <w:ilvl w:val="0"/>
          <w:numId w:val="24"/>
        </w:numPr>
        <w:spacing w:line="360" w:lineRule="auto"/>
        <w:rPr>
          <w:rFonts w:ascii="Arial" w:hAnsi="Arial" w:cs="Arial"/>
          <w:sz w:val="24"/>
        </w:rPr>
      </w:pPr>
      <w:r>
        <w:rPr>
          <w:rFonts w:ascii="Arial" w:hAnsi="Arial" w:cs="Arial"/>
          <w:sz w:val="24"/>
        </w:rPr>
        <w:t>Gerente de Proyectos.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Operaciones.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Proyecto.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Desarrollo.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Ingeniera QA.</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Administrador de Bases de Datos.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Webmaster.</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Ingeniero de Software.</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Administrador de Sistemas y Redes.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Diseñador de Software.</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Ejecutiva Soporte Técnico.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Ejecutivo Soporte Remoto.</w:t>
      </w:r>
    </w:p>
    <w:p w:rsidR="0024335E"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Asistente Administrativo.</w:t>
      </w:r>
      <w:r w:rsidRPr="00014AAF">
        <w:rPr>
          <w:rFonts w:ascii="Arial" w:hAnsi="Arial" w:cs="Arial"/>
          <w:sz w:val="24"/>
        </w:rPr>
        <w:br/>
      </w:r>
    </w:p>
    <w:p w:rsidR="0024335E" w:rsidRPr="000C12FB" w:rsidRDefault="0024335E" w:rsidP="00F86210">
      <w:pPr>
        <w:spacing w:line="360" w:lineRule="auto"/>
        <w:ind w:left="360"/>
        <w:rPr>
          <w:rFonts w:ascii="Arial" w:hAnsi="Arial" w:cs="Arial"/>
          <w:sz w:val="24"/>
        </w:rPr>
      </w:pPr>
    </w:p>
    <w:p w:rsidR="0024335E" w:rsidRDefault="0024335E" w:rsidP="00F86210">
      <w:pPr>
        <w:pStyle w:val="Prrafodelista"/>
        <w:keepNext/>
        <w:tabs>
          <w:tab w:val="left" w:pos="993"/>
        </w:tabs>
        <w:spacing w:line="360" w:lineRule="auto"/>
        <w:ind w:left="-142"/>
      </w:pPr>
      <w:r>
        <w:rPr>
          <w:rFonts w:ascii="Arial" w:hAnsi="Arial" w:cs="Arial"/>
          <w:sz w:val="24"/>
        </w:rPr>
        <w:lastRenderedPageBreak/>
        <w:drawing>
          <wp:inline distT="0" distB="0" distL="0" distR="0" wp14:anchorId="705B6207" wp14:editId="7CCCA3AB">
            <wp:extent cx="5612130" cy="3253105"/>
            <wp:effectExtent l="0" t="0" r="762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Lazos.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3253105"/>
                    </a:xfrm>
                    <a:prstGeom prst="rect">
                      <a:avLst/>
                    </a:prstGeom>
                  </pic:spPr>
                </pic:pic>
              </a:graphicData>
            </a:graphic>
          </wp:inline>
        </w:drawing>
      </w:r>
    </w:p>
    <w:p w:rsidR="0024335E" w:rsidRPr="00BF0ACB" w:rsidRDefault="0024335E" w:rsidP="00F86210">
      <w:pPr>
        <w:pStyle w:val="Epgrafe"/>
        <w:spacing w:line="360" w:lineRule="auto"/>
        <w:jc w:val="center"/>
        <w:rPr>
          <w:rFonts w:ascii="Arial" w:hAnsi="Arial" w:cs="Arial"/>
          <w:sz w:val="32"/>
        </w:rPr>
      </w:pPr>
      <w:bookmarkStart w:id="16" w:name="_Toc371885579"/>
      <w:r w:rsidRPr="00BF0ACB">
        <w:rPr>
          <w:rFonts w:ascii="Arial" w:hAnsi="Arial" w:cs="Arial"/>
          <w:sz w:val="22"/>
        </w:rPr>
        <w:t xml:space="preserve">Ilustración </w:t>
      </w:r>
      <w:r w:rsidRPr="00BF0ACB">
        <w:rPr>
          <w:rFonts w:ascii="Arial" w:hAnsi="Arial" w:cs="Arial"/>
          <w:sz w:val="22"/>
        </w:rPr>
        <w:fldChar w:fldCharType="begin"/>
      </w:r>
      <w:r w:rsidRPr="00BF0ACB">
        <w:rPr>
          <w:rFonts w:ascii="Arial" w:hAnsi="Arial" w:cs="Arial"/>
          <w:sz w:val="22"/>
        </w:rPr>
        <w:instrText xml:space="preserve"> SEQ Ilustración \* ARABIC </w:instrText>
      </w:r>
      <w:r w:rsidRPr="00BF0ACB">
        <w:rPr>
          <w:rFonts w:ascii="Arial" w:hAnsi="Arial" w:cs="Arial"/>
          <w:sz w:val="22"/>
        </w:rPr>
        <w:fldChar w:fldCharType="separate"/>
      </w:r>
      <w:r w:rsidR="00A93C1F">
        <w:rPr>
          <w:rFonts w:ascii="Arial" w:hAnsi="Arial" w:cs="Arial"/>
          <w:sz w:val="22"/>
        </w:rPr>
        <w:t>1</w:t>
      </w:r>
      <w:r w:rsidRPr="00BF0ACB">
        <w:rPr>
          <w:rFonts w:ascii="Arial" w:hAnsi="Arial" w:cs="Arial"/>
          <w:sz w:val="22"/>
        </w:rPr>
        <w:fldChar w:fldCharType="end"/>
      </w:r>
      <w:r>
        <w:rPr>
          <w:rFonts w:ascii="Arial" w:hAnsi="Arial" w:cs="Arial"/>
          <w:sz w:val="22"/>
        </w:rPr>
        <w:t xml:space="preserve"> – Empresa Lazos</w:t>
      </w:r>
      <w:bookmarkEnd w:id="16"/>
    </w:p>
    <w:p w:rsidR="0024335E" w:rsidRDefault="0024335E" w:rsidP="00F86210">
      <w:pPr>
        <w:spacing w:line="360" w:lineRule="auto"/>
        <w:rPr>
          <w:rFonts w:ascii="Arial" w:hAnsi="Arial" w:cs="Arial"/>
          <w:sz w:val="20"/>
        </w:rPr>
      </w:pPr>
      <w:r>
        <w:rPr>
          <w:rFonts w:ascii="Arial" w:hAnsi="Arial" w:cs="Arial"/>
          <w:sz w:val="20"/>
        </w:rPr>
        <w:br w:type="page"/>
      </w: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7" w:name="_Toc371885477"/>
      <w:r w:rsidRPr="002B3D84">
        <w:rPr>
          <w:rFonts w:ascii="Arial" w:eastAsia="Times New Roman" w:hAnsi="Arial" w:cs="Arial"/>
          <w:color w:val="auto"/>
          <w:sz w:val="24"/>
          <w:szCs w:val="28"/>
        </w:rPr>
        <w:lastRenderedPageBreak/>
        <w:t>Antecedentes del Proyecto de SW</w:t>
      </w:r>
      <w:bookmarkEnd w:id="17"/>
    </w:p>
    <w:p w:rsidR="000D6C3C" w:rsidRDefault="000D6C3C"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Debido a la importancia que se genera </w:t>
      </w:r>
      <w:r>
        <w:rPr>
          <w:rFonts w:ascii="Arial" w:hAnsi="Arial" w:cs="Arial"/>
          <w:sz w:val="24"/>
        </w:rPr>
        <w:t>en</w:t>
      </w:r>
      <w:r w:rsidRPr="000E1841">
        <w:rPr>
          <w:rFonts w:ascii="Arial" w:hAnsi="Arial" w:cs="Arial"/>
          <w:sz w:val="24"/>
        </w:rPr>
        <w:t xml:space="preserve"> la atención </w:t>
      </w:r>
      <w:r>
        <w:rPr>
          <w:rFonts w:ascii="Arial" w:hAnsi="Arial" w:cs="Arial"/>
          <w:sz w:val="24"/>
        </w:rPr>
        <w:t>al</w:t>
      </w:r>
      <w:r w:rsidRPr="000E1841">
        <w:rPr>
          <w:rFonts w:ascii="Arial" w:hAnsi="Arial" w:cs="Arial"/>
          <w:sz w:val="24"/>
        </w:rPr>
        <w:t xml:space="preserve"> cliente y la organización de la información, es necesario mejorar las condiciones en</w:t>
      </w:r>
      <w:r>
        <w:rPr>
          <w:rFonts w:ascii="Arial" w:hAnsi="Arial" w:cs="Arial"/>
          <w:sz w:val="24"/>
        </w:rPr>
        <w:t xml:space="preserve"> que</w:t>
      </w:r>
      <w:r w:rsidRPr="000E1841">
        <w:rPr>
          <w:rFonts w:ascii="Arial" w:hAnsi="Arial" w:cs="Arial"/>
          <w:sz w:val="24"/>
        </w:rPr>
        <w:t xml:space="preserve"> la empresa en cuanto a gestión de </w:t>
      </w:r>
      <w:r>
        <w:rPr>
          <w:rFonts w:ascii="Arial" w:hAnsi="Arial" w:cs="Arial"/>
          <w:sz w:val="24"/>
        </w:rPr>
        <w:t>sus</w:t>
      </w:r>
      <w:r w:rsidRPr="000E1841">
        <w:rPr>
          <w:rFonts w:ascii="Arial" w:hAnsi="Arial" w:cs="Arial"/>
          <w:sz w:val="24"/>
        </w:rPr>
        <w:t xml:space="preserve"> proyectos.</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Hoy en día en el mercado </w:t>
      </w:r>
      <w:r>
        <w:rPr>
          <w:rFonts w:ascii="Arial" w:hAnsi="Arial" w:cs="Arial"/>
          <w:sz w:val="24"/>
        </w:rPr>
        <w:t>existen</w:t>
      </w:r>
      <w:r w:rsidRPr="000E1841">
        <w:rPr>
          <w:rFonts w:ascii="Arial" w:hAnsi="Arial" w:cs="Arial"/>
          <w:sz w:val="24"/>
        </w:rPr>
        <w:t xml:space="preserve"> varios tipos de sistemas que realizan procesos y tareas similares a las que requiere la empresa, pero no las realizan en su totalidad como la empresa lo requiere.</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A continuación </w:t>
      </w:r>
      <w:r>
        <w:rPr>
          <w:rFonts w:ascii="Arial" w:hAnsi="Arial" w:cs="Arial"/>
          <w:sz w:val="24"/>
        </w:rPr>
        <w:t>se detallan</w:t>
      </w:r>
      <w:r w:rsidRPr="000E1841">
        <w:rPr>
          <w:rFonts w:ascii="Arial" w:hAnsi="Arial" w:cs="Arial"/>
          <w:sz w:val="24"/>
        </w:rPr>
        <w:t xml:space="preserve"> algunos de los sis</w:t>
      </w:r>
      <w:r>
        <w:rPr>
          <w:rFonts w:ascii="Arial" w:hAnsi="Arial" w:cs="Arial"/>
          <w:sz w:val="24"/>
        </w:rPr>
        <w:t>temas que existen en el mercado:</w:t>
      </w:r>
    </w:p>
    <w:p w:rsidR="0024335E" w:rsidRPr="000E1841" w:rsidRDefault="0024335E" w:rsidP="00F86210">
      <w:pPr>
        <w:tabs>
          <w:tab w:val="right" w:pos="8080"/>
        </w:tabs>
        <w:spacing w:line="360" w:lineRule="auto"/>
        <w:rPr>
          <w:rFonts w:ascii="Arial" w:hAnsi="Arial" w:cs="Arial"/>
          <w:b/>
          <w:sz w:val="24"/>
        </w:rPr>
      </w:pPr>
      <w:r w:rsidRPr="000E1841">
        <w:rPr>
          <w:rFonts w:ascii="Arial" w:hAnsi="Arial" w:cs="Arial"/>
          <w:b/>
          <w:sz w:val="24"/>
        </w:rPr>
        <w:t>SAAS barlotask</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s un sistema que permite rápida y ágilmente gestionar las tareas de su personal, asignado prioridades, responsables, fechas límites</w:t>
      </w:r>
      <w:r>
        <w:rPr>
          <w:rFonts w:ascii="Arial" w:hAnsi="Arial" w:cs="Arial"/>
          <w:sz w:val="24"/>
        </w:rPr>
        <w:t>, entre otros. Por Internet</w:t>
      </w:r>
      <w:r w:rsidRPr="000E1841">
        <w:rPr>
          <w:rFonts w:ascii="Arial" w:hAnsi="Arial" w:cs="Arial"/>
          <w:sz w:val="24"/>
        </w:rPr>
        <w:t xml:space="preserve"> y desde cualquier lugar</w:t>
      </w:r>
      <w:r>
        <w:rPr>
          <w:rStyle w:val="Refdenotaalpie"/>
          <w:rFonts w:ascii="Arial" w:hAnsi="Arial" w:cs="Arial"/>
          <w:sz w:val="24"/>
        </w:rPr>
        <w:footnoteReference w:id="2"/>
      </w:r>
      <w:r w:rsidRPr="000E1841">
        <w:rPr>
          <w:rFonts w:ascii="Arial" w:hAnsi="Arial" w:cs="Arial"/>
          <w:sz w:val="24"/>
        </w:rPr>
        <w:t>.</w:t>
      </w: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Este sistema permite:</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Dar finalizada una nueva Tarea</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Mantenerla en estado borrador hasta “cerrarla”</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 xml:space="preserve">Adjuntar documentos </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Verificar Tareas anteriores</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Perfiles:</w:t>
      </w:r>
    </w:p>
    <w:p w:rsidR="0024335E" w:rsidRPr="000E1841"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Colaborador</w:t>
      </w:r>
    </w:p>
    <w:p w:rsidR="0024335E" w:rsidRPr="000E1841"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Gerente</w:t>
      </w:r>
    </w:p>
    <w:p w:rsidR="0024335E"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Administrador/Control</w:t>
      </w:r>
    </w:p>
    <w:p w:rsidR="00072FE4" w:rsidRPr="000E1841" w:rsidRDefault="00072FE4" w:rsidP="00072FE4">
      <w:pPr>
        <w:pStyle w:val="Prrafodelista"/>
        <w:tabs>
          <w:tab w:val="right" w:pos="8080"/>
        </w:tabs>
        <w:spacing w:line="360" w:lineRule="auto"/>
        <w:ind w:left="1080"/>
        <w:jc w:val="both"/>
        <w:rPr>
          <w:rFonts w:ascii="Arial" w:hAnsi="Arial" w:cs="Arial"/>
          <w:sz w:val="24"/>
        </w:rPr>
      </w:pP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Avisos por mail de las nuevas tareas Asignadas</w:t>
      </w:r>
    </w:p>
    <w:p w:rsidR="0024335E"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lastRenderedPageBreak/>
        <w:t>Listado de Tareas Pendientes, ordenadas por prioridad o fecha</w:t>
      </w:r>
    </w:p>
    <w:p w:rsidR="000D6C3C" w:rsidRPr="000E1841" w:rsidRDefault="000D6C3C" w:rsidP="000D6C3C">
      <w:pPr>
        <w:pStyle w:val="Prrafodelista"/>
        <w:tabs>
          <w:tab w:val="right" w:pos="8080"/>
        </w:tabs>
        <w:spacing w:line="360" w:lineRule="auto"/>
        <w:ind w:left="360"/>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Ventajas del Sistema Workflow de Gestión de Tareas</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 xml:space="preserve">Mejora la asignación y Control de Tareas </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Mejora los tiempos de las presentaciones</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Centralización de la Información</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Descentralización de la actualización</w:t>
      </w:r>
    </w:p>
    <w:p w:rsidR="0024335E"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Rápida puesta en marcha</w:t>
      </w:r>
    </w:p>
    <w:p w:rsidR="000D6C3C" w:rsidRPr="000E1841" w:rsidRDefault="000D6C3C" w:rsidP="000D6C3C">
      <w:pPr>
        <w:pStyle w:val="Prrafodelista"/>
        <w:tabs>
          <w:tab w:val="right" w:pos="8080"/>
        </w:tabs>
        <w:spacing w:line="360" w:lineRule="auto"/>
        <w:ind w:left="360"/>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b/>
          <w:sz w:val="24"/>
        </w:rPr>
      </w:pPr>
      <w:r w:rsidRPr="000E1841">
        <w:rPr>
          <w:rFonts w:ascii="Arial" w:hAnsi="Arial" w:cs="Arial"/>
          <w:b/>
          <w:sz w:val="24"/>
        </w:rPr>
        <w:t>OsTicket</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s un sistema automatizado de soporte al cliente, que integra discretamente todos los tickets creados vía email o por formulario web den</w:t>
      </w:r>
      <w:r>
        <w:rPr>
          <w:rFonts w:ascii="Arial" w:hAnsi="Arial" w:cs="Arial"/>
          <w:sz w:val="24"/>
        </w:rPr>
        <w:t>tro de una interface web simple</w:t>
      </w:r>
      <w:r>
        <w:rPr>
          <w:rStyle w:val="Refdenotaalpie"/>
          <w:rFonts w:ascii="Arial" w:hAnsi="Arial" w:cs="Arial"/>
          <w:sz w:val="24"/>
        </w:rPr>
        <w:footnoteReference w:id="3"/>
      </w:r>
      <w:r>
        <w:rPr>
          <w:rFonts w:ascii="Arial" w:hAnsi="Arial" w:cs="Arial"/>
          <w:sz w:val="24"/>
        </w:rPr>
        <w:t>:</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Administra, organiza y archiva todas las solicitudes de soporte.</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Los clientes, al abrir una consulta recibirán un e-mail de auto-respuesta.</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Los clientes pueden ver el estado de los tickets que han abierto y su historial en línea, utilizando su número de consulta.</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OsTicket es una aplicación de código abierto escrita principalmente usando el lenguaje de programación PHP.</w:t>
      </w:r>
    </w:p>
    <w:p w:rsidR="0024335E"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Es gratis</w:t>
      </w:r>
    </w:p>
    <w:p w:rsidR="000D6C3C" w:rsidRDefault="000D6C3C" w:rsidP="000D6C3C">
      <w:pPr>
        <w:tabs>
          <w:tab w:val="right" w:pos="8080"/>
        </w:tabs>
        <w:spacing w:line="360" w:lineRule="auto"/>
        <w:jc w:val="both"/>
        <w:rPr>
          <w:rFonts w:ascii="Arial" w:hAnsi="Arial" w:cs="Arial"/>
          <w:sz w:val="24"/>
        </w:rPr>
      </w:pPr>
    </w:p>
    <w:p w:rsidR="00891654" w:rsidRDefault="00891654" w:rsidP="000D6C3C">
      <w:pPr>
        <w:tabs>
          <w:tab w:val="right" w:pos="8080"/>
        </w:tabs>
        <w:spacing w:line="360" w:lineRule="auto"/>
        <w:jc w:val="both"/>
        <w:rPr>
          <w:rFonts w:ascii="Arial" w:hAnsi="Arial" w:cs="Arial"/>
          <w:sz w:val="24"/>
        </w:rPr>
      </w:pPr>
    </w:p>
    <w:p w:rsidR="00891654" w:rsidRPr="000D6C3C" w:rsidRDefault="00891654" w:rsidP="000D6C3C">
      <w:pPr>
        <w:tabs>
          <w:tab w:val="right" w:pos="8080"/>
        </w:tabs>
        <w:spacing w:line="360" w:lineRule="auto"/>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b/>
          <w:sz w:val="24"/>
        </w:rPr>
      </w:pPr>
      <w:r w:rsidRPr="000E1841">
        <w:rPr>
          <w:rFonts w:ascii="Arial" w:hAnsi="Arial" w:cs="Arial"/>
          <w:b/>
          <w:sz w:val="24"/>
        </w:rPr>
        <w:t>Mantis Bug Tracker</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E</w:t>
      </w:r>
      <w:r w:rsidRPr="000E1841">
        <w:rPr>
          <w:rFonts w:ascii="Arial" w:hAnsi="Arial" w:cs="Arial"/>
          <w:sz w:val="24"/>
        </w:rPr>
        <w:t>s un software que constituye una solución muy completa para gestionar tareas en un equipo de trabajo. Es una aplicación OpenSource hecha en php y mysql, destaca por su facilidad y flexibilidad de instalar y configurar. Esta aplicación se utiliza para testear soluciones, hacer un registro histórico de alteraciones y gestionar equipos remotamente</w:t>
      </w:r>
      <w:r>
        <w:rPr>
          <w:rStyle w:val="Refdenotaalpie"/>
          <w:rFonts w:ascii="Arial" w:hAnsi="Arial" w:cs="Arial"/>
          <w:sz w:val="24"/>
        </w:rPr>
        <w:footnoteReference w:id="4"/>
      </w:r>
      <w:r w:rsidRPr="000E1841">
        <w:rPr>
          <w:rFonts w:ascii="Arial" w:hAnsi="Arial" w:cs="Arial"/>
          <w:sz w:val="24"/>
        </w:rPr>
        <w:t>.</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Una de las características de Mantis es que cuenta con una gran cantidad de posi</w:t>
      </w:r>
      <w:r>
        <w:rPr>
          <w:rFonts w:ascii="Arial" w:hAnsi="Arial" w:cs="Arial"/>
          <w:sz w:val="24"/>
        </w:rPr>
        <w:t>bilidades para su configuración:</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 xml:space="preserve">Permitir configurar la transición de estados (abierto, encaminado, </w:t>
      </w:r>
      <w:r>
        <w:rPr>
          <w:rFonts w:ascii="Arial" w:hAnsi="Arial" w:cs="Arial"/>
          <w:sz w:val="24"/>
        </w:rPr>
        <w:t>testear</w:t>
      </w:r>
      <w:r w:rsidRPr="000E1841">
        <w:rPr>
          <w:rFonts w:ascii="Arial" w:hAnsi="Arial" w:cs="Arial"/>
          <w:sz w:val="24"/>
        </w:rPr>
        <w:t>, devuelto, cerrado, reabierto...).</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 xml:space="preserve">Puede especificar un número indeterminado de estados para cada tarea (abierta, encaminada, </w:t>
      </w:r>
      <w:r>
        <w:rPr>
          <w:rFonts w:ascii="Arial" w:hAnsi="Arial" w:cs="Arial"/>
          <w:sz w:val="24"/>
        </w:rPr>
        <w:t>testear</w:t>
      </w:r>
      <w:r w:rsidRPr="000E1841">
        <w:rPr>
          <w:rFonts w:ascii="Arial" w:hAnsi="Arial" w:cs="Arial"/>
          <w:sz w:val="24"/>
        </w:rPr>
        <w:t>, devuelta, cerrada, reabierta…).</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Permite introducir diferentes perfiles (programador, tester, coordinador, visualizador…).</w:t>
      </w:r>
    </w:p>
    <w:p w:rsidR="0024335E"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Mantis incluye filtros, un sistema de búsqueda, tiene soporte para varios idiomas y también informa por e-mail la resolución de los errores de los</w:t>
      </w:r>
      <w:r>
        <w:rPr>
          <w:rFonts w:ascii="Arial" w:hAnsi="Arial" w:cs="Arial"/>
          <w:sz w:val="24"/>
        </w:rPr>
        <w:t xml:space="preserve"> tickets</w:t>
      </w:r>
      <w:r w:rsidRPr="000E1841">
        <w:rPr>
          <w:rFonts w:ascii="Arial" w:hAnsi="Arial" w:cs="Arial"/>
          <w:sz w:val="24"/>
        </w:rPr>
        <w:t xml:space="preserve"> que se ha</w:t>
      </w:r>
      <w:r>
        <w:rPr>
          <w:rFonts w:ascii="Arial" w:hAnsi="Arial" w:cs="Arial"/>
          <w:sz w:val="24"/>
        </w:rPr>
        <w:t>n</w:t>
      </w:r>
      <w:r w:rsidRPr="000E1841">
        <w:rPr>
          <w:rFonts w:ascii="Arial" w:hAnsi="Arial" w:cs="Arial"/>
          <w:sz w:val="24"/>
        </w:rPr>
        <w:t xml:space="preserve"> informado.</w:t>
      </w:r>
    </w:p>
    <w:p w:rsidR="0024335E" w:rsidRPr="000E1841" w:rsidRDefault="0024335E" w:rsidP="00F86210">
      <w:pPr>
        <w:tabs>
          <w:tab w:val="right" w:pos="8080"/>
        </w:tabs>
        <w:spacing w:line="360" w:lineRule="auto"/>
        <w:rPr>
          <w:rFonts w:ascii="Arial" w:hAnsi="Arial" w:cs="Arial"/>
          <w:b/>
          <w:sz w:val="24"/>
        </w:rPr>
      </w:pPr>
      <w:r w:rsidRPr="000E1841">
        <w:rPr>
          <w:rFonts w:ascii="Arial" w:hAnsi="Arial" w:cs="Arial"/>
          <w:b/>
          <w:sz w:val="24"/>
        </w:rPr>
        <w:t>Projects and teamwork</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 xml:space="preserve">s un sistema que da solución </w:t>
      </w:r>
      <w:r>
        <w:rPr>
          <w:rFonts w:ascii="Arial" w:hAnsi="Arial" w:cs="Arial"/>
          <w:sz w:val="24"/>
        </w:rPr>
        <w:t>a</w:t>
      </w:r>
      <w:r w:rsidRPr="000E1841">
        <w:rPr>
          <w:rFonts w:ascii="Arial" w:hAnsi="Arial" w:cs="Arial"/>
          <w:sz w:val="24"/>
        </w:rPr>
        <w:t xml:space="preserve"> la gestión de proyectos, tanto en entornos distribuidos como centralizados, que requieren </w:t>
      </w:r>
      <w:r>
        <w:rPr>
          <w:rFonts w:ascii="Arial" w:hAnsi="Arial" w:cs="Arial"/>
          <w:sz w:val="24"/>
        </w:rPr>
        <w:t>de</w:t>
      </w:r>
      <w:r w:rsidRPr="000E1841">
        <w:rPr>
          <w:rFonts w:ascii="Arial" w:hAnsi="Arial" w:cs="Arial"/>
          <w:sz w:val="24"/>
        </w:rPr>
        <w:t xml:space="preserve"> escalabilidad y flexibilidad, también incluye una nube. Puede coordinar todo su equipo, planificar los proyectos, hacer seguimiento, establecer prioridades y aumentar su productividad, con una solución que se adapta a cada organización y no requiere largos periodos de formación o configuración</w:t>
      </w:r>
      <w:r>
        <w:rPr>
          <w:rStyle w:val="Refdenotaalpie"/>
          <w:rFonts w:ascii="Arial" w:hAnsi="Arial" w:cs="Arial"/>
          <w:sz w:val="24"/>
        </w:rPr>
        <w:footnoteReference w:id="5"/>
      </w:r>
      <w:r w:rsidRPr="000E1841">
        <w:rPr>
          <w:rFonts w:ascii="Arial" w:hAnsi="Arial" w:cs="Arial"/>
          <w:sz w:val="24"/>
        </w:rPr>
        <w:t xml:space="preserve">. </w:t>
      </w: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 xml:space="preserve">Algunas características </w:t>
      </w:r>
      <w:r>
        <w:rPr>
          <w:rFonts w:ascii="Arial" w:hAnsi="Arial" w:cs="Arial"/>
          <w:sz w:val="24"/>
        </w:rPr>
        <w:t>incluidas</w:t>
      </w:r>
      <w:r w:rsidRPr="000E1841">
        <w:rPr>
          <w:rFonts w:ascii="Arial" w:hAnsi="Arial" w:cs="Arial"/>
          <w:sz w:val="24"/>
        </w:rPr>
        <w:t>:</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Comunicación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Editor Gantt avanzado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Importación desde MS Project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lastRenderedPageBreak/>
        <w:t xml:space="preserve">Equipo de Proyecto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Multi-idioma</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Multi-moneda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Estimación de esfuerzo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Seguimiento de las tareas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Coste de los recursos</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Estructura Organizativa</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Procesos de Negocio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Seguimiento de Proyectos</w:t>
      </w:r>
    </w:p>
    <w:p w:rsidR="0024335E" w:rsidRPr="000E1841" w:rsidRDefault="0024335E"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En nuestra investigación no se encontraron antecedentes de que exista un sistema que cumpla en su totalidad con los requisitos o funciones que la empresa neces</w:t>
      </w:r>
      <w:r>
        <w:rPr>
          <w:rFonts w:ascii="Arial" w:hAnsi="Arial" w:cs="Arial"/>
          <w:sz w:val="24"/>
        </w:rPr>
        <w:t>ita, ya que nuestro sistema estará</w:t>
      </w:r>
      <w:r w:rsidRPr="000E1841">
        <w:rPr>
          <w:rFonts w:ascii="Arial" w:hAnsi="Arial" w:cs="Arial"/>
          <w:sz w:val="24"/>
        </w:rPr>
        <w:t xml:space="preserve"> acorde a los requerimientos solicitados, cumpliendo la función de </w:t>
      </w:r>
      <w:r>
        <w:rPr>
          <w:rFonts w:ascii="Arial" w:hAnsi="Arial" w:cs="Arial"/>
          <w:sz w:val="24"/>
        </w:rPr>
        <w:t>dos</w:t>
      </w:r>
      <w:r w:rsidRPr="000E1841">
        <w:rPr>
          <w:rFonts w:ascii="Arial" w:hAnsi="Arial" w:cs="Arial"/>
          <w:sz w:val="24"/>
        </w:rPr>
        <w:t xml:space="preserve"> sistemas en </w:t>
      </w:r>
      <w:r>
        <w:rPr>
          <w:rFonts w:ascii="Arial" w:hAnsi="Arial" w:cs="Arial"/>
          <w:sz w:val="24"/>
        </w:rPr>
        <w:t>uno</w:t>
      </w:r>
      <w:r w:rsidRPr="000E1841">
        <w:rPr>
          <w:rFonts w:ascii="Arial" w:hAnsi="Arial" w:cs="Arial"/>
          <w:sz w:val="24"/>
        </w:rPr>
        <w:t xml:space="preserve"> solo, ya que en el mer</w:t>
      </w:r>
      <w:r>
        <w:rPr>
          <w:rFonts w:ascii="Arial" w:hAnsi="Arial" w:cs="Arial"/>
          <w:sz w:val="24"/>
        </w:rPr>
        <w:t>cado se encuentran por separado:</w:t>
      </w:r>
      <w:r w:rsidRPr="000E1841">
        <w:rPr>
          <w:rFonts w:ascii="Arial" w:hAnsi="Arial" w:cs="Arial"/>
          <w:sz w:val="24"/>
        </w:rPr>
        <w:t xml:space="preserve"> La gestión del cliente o soporte para el cliente y la gestión de tareas para el equipo de trabajo.</w:t>
      </w:r>
    </w:p>
    <w:p w:rsidR="0024335E" w:rsidRPr="000E1841" w:rsidRDefault="0024335E"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Los sistemas mencionados anteriormente son una opción que existe</w:t>
      </w:r>
      <w:r>
        <w:rPr>
          <w:rFonts w:ascii="Arial" w:hAnsi="Arial" w:cs="Arial"/>
          <w:sz w:val="24"/>
        </w:rPr>
        <w:t>,</w:t>
      </w:r>
      <w:r w:rsidRPr="000E1841">
        <w:rPr>
          <w:rFonts w:ascii="Arial" w:hAnsi="Arial" w:cs="Arial"/>
          <w:sz w:val="24"/>
        </w:rPr>
        <w:t xml:space="preserve"> pero sus valores son altamente elevados, populares que son utilizados por organizaciones grandes y están fuera del presupuesto de la empresa. A excepción de osticket ya que es completamente gratuito.</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Pero la diferencia que existe entre los sistemas expuestos anteriormente en relación con nuestro sistema son las siguientes:</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Pr>
          <w:rFonts w:ascii="Arial" w:hAnsi="Arial" w:cs="Arial"/>
          <w:sz w:val="24"/>
        </w:rPr>
        <w:t>Está</w:t>
      </w:r>
      <w:r w:rsidRPr="000E1841">
        <w:rPr>
          <w:rFonts w:ascii="Arial" w:hAnsi="Arial" w:cs="Arial"/>
          <w:sz w:val="24"/>
        </w:rPr>
        <w:t xml:space="preserve"> hecho a medida.</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t>Las funciones están directamente relacionadas a las tareas que día a día realiza la empresa.</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lastRenderedPageBreak/>
        <w:t xml:space="preserve">Los procesos son solamente los que la empresa solicita, a diferencia de los </w:t>
      </w:r>
      <w:r>
        <w:rPr>
          <w:rFonts w:ascii="Arial" w:hAnsi="Arial" w:cs="Arial"/>
          <w:sz w:val="24"/>
        </w:rPr>
        <w:t xml:space="preserve">demás sistemas que se enfocan </w:t>
      </w:r>
      <w:r w:rsidRPr="000E1841">
        <w:rPr>
          <w:rFonts w:ascii="Arial" w:hAnsi="Arial" w:cs="Arial"/>
          <w:sz w:val="24"/>
        </w:rPr>
        <w:t>en un entorno general para organizaciones con funciones</w:t>
      </w:r>
      <w:r>
        <w:rPr>
          <w:rFonts w:ascii="Arial" w:hAnsi="Arial" w:cs="Arial"/>
          <w:sz w:val="24"/>
        </w:rPr>
        <w:t xml:space="preserve"> comunes, ya que para L</w:t>
      </w:r>
      <w:r w:rsidRPr="000E1841">
        <w:rPr>
          <w:rFonts w:ascii="Arial" w:hAnsi="Arial" w:cs="Arial"/>
          <w:sz w:val="24"/>
        </w:rPr>
        <w:t xml:space="preserve">azos no </w:t>
      </w:r>
      <w:r>
        <w:rPr>
          <w:rFonts w:ascii="Arial" w:hAnsi="Arial" w:cs="Arial"/>
          <w:sz w:val="24"/>
        </w:rPr>
        <w:t>son necesarias,</w:t>
      </w:r>
      <w:r w:rsidRPr="000E1841">
        <w:rPr>
          <w:rFonts w:ascii="Arial" w:hAnsi="Arial" w:cs="Arial"/>
          <w:sz w:val="24"/>
        </w:rPr>
        <w:t xml:space="preserve"> como por ejemplo</w:t>
      </w:r>
      <w:r>
        <w:rPr>
          <w:rFonts w:ascii="Arial" w:hAnsi="Arial" w:cs="Arial"/>
          <w:sz w:val="24"/>
        </w:rPr>
        <w:t>:</w:t>
      </w:r>
      <w:r w:rsidRPr="000E1841">
        <w:rPr>
          <w:rFonts w:ascii="Arial" w:hAnsi="Arial" w:cs="Arial"/>
          <w:sz w:val="24"/>
        </w:rPr>
        <w:t xml:space="preserve"> gestiones para un gerente, o entidades externas.</w:t>
      </w:r>
    </w:p>
    <w:p w:rsidR="0024335E"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t>Costos elevados p</w:t>
      </w:r>
      <w:r>
        <w:rPr>
          <w:rFonts w:ascii="Arial" w:hAnsi="Arial" w:cs="Arial"/>
          <w:sz w:val="24"/>
        </w:rPr>
        <w:t>or el prestigio y las funciona</w:t>
      </w:r>
      <w:r w:rsidRPr="000E1841">
        <w:rPr>
          <w:rFonts w:ascii="Arial" w:hAnsi="Arial" w:cs="Arial"/>
          <w:sz w:val="24"/>
        </w:rPr>
        <w:t>lidades que integra el sistema.</w:t>
      </w:r>
    </w:p>
    <w:p w:rsidR="00072FE4" w:rsidRPr="000E1841" w:rsidRDefault="00072FE4" w:rsidP="00072FE4">
      <w:pPr>
        <w:pStyle w:val="Prrafodelista"/>
        <w:tabs>
          <w:tab w:val="right" w:pos="8080"/>
        </w:tabs>
        <w:spacing w:line="360" w:lineRule="auto"/>
        <w:ind w:left="360"/>
        <w:jc w:val="both"/>
        <w:rPr>
          <w:rFonts w:ascii="Arial" w:hAnsi="Arial" w:cs="Arial"/>
          <w:sz w:val="24"/>
        </w:rPr>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8" w:name="_Toc371885478"/>
      <w:r w:rsidRPr="002B3D84">
        <w:rPr>
          <w:rFonts w:ascii="Arial" w:eastAsia="Times New Roman" w:hAnsi="Arial" w:cs="Arial"/>
          <w:color w:val="auto"/>
          <w:sz w:val="24"/>
          <w:szCs w:val="28"/>
        </w:rPr>
        <w:t>Desarrollo del Problema</w:t>
      </w:r>
      <w:bookmarkEnd w:id="18"/>
    </w:p>
    <w:p w:rsidR="0024335E" w:rsidRDefault="0024335E" w:rsidP="00F86210">
      <w:pPr>
        <w:spacing w:line="360" w:lineRule="auto"/>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La</w:t>
      </w:r>
      <w:r w:rsidRPr="005F1490">
        <w:rPr>
          <w:rFonts w:ascii="Arial" w:hAnsi="Arial" w:cs="Arial"/>
          <w:sz w:val="24"/>
        </w:rPr>
        <w:t xml:space="preserve"> empresa Lazos, dentro de su</w:t>
      </w:r>
      <w:r>
        <w:rPr>
          <w:rFonts w:ascii="Arial" w:hAnsi="Arial" w:cs="Arial"/>
          <w:sz w:val="24"/>
        </w:rPr>
        <w:t xml:space="preserve"> ámbito de negocio, su principal componente es el desarrollo de software, en el cual entregan sistemas a distintos clientes para su implementación. Una vez que el ciclo de desarrollo concluye comienza un periodo denominado “Garantía”, en el cual los clientes pueden reportar errores que presente el sistema, o pueden presentar nuevos requerimientos para agregarle a éste. </w:t>
      </w:r>
    </w:p>
    <w:p w:rsidR="00072FE4" w:rsidRDefault="00072FE4" w:rsidP="00F86210">
      <w:pPr>
        <w:tabs>
          <w:tab w:val="right" w:pos="8080"/>
        </w:tabs>
        <w:spacing w:line="360" w:lineRule="auto"/>
        <w:ind w:firstLine="709"/>
        <w:jc w:val="both"/>
        <w:rPr>
          <w:rFonts w:ascii="Arial" w:hAnsi="Arial" w:cs="Arial"/>
          <w:sz w:val="24"/>
        </w:rPr>
      </w:pPr>
    </w:p>
    <w:p w:rsidR="00072FE4" w:rsidRDefault="00072FE4"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Dicho levantamiento de requerimientos o reporte de errores, actualmente para los sistemas que se encuentran en periodo de garantía, o que ya han sido implementados, se realiza por medios tales como conversaciones telefónicas o envío de correos electrónicos. Por lo cual, no queda respaldo centralizado de dicha información de manera que todo el personal interesado de la empresa esté informado, ni tampoco dicha información queda disponible para rápido acceso en el futuro.</w:t>
      </w:r>
    </w:p>
    <w:p w:rsidR="0024335E" w:rsidRPr="005F1490" w:rsidRDefault="0024335E" w:rsidP="00F86210">
      <w:pPr>
        <w:tabs>
          <w:tab w:val="right" w:pos="8080"/>
        </w:tabs>
        <w:spacing w:line="360" w:lineRule="auto"/>
        <w:ind w:firstLine="709"/>
        <w:jc w:val="both"/>
        <w:rPr>
          <w:rFonts w:ascii="Arial" w:hAnsi="Arial" w:cs="Arial"/>
          <w:sz w:val="24"/>
        </w:rPr>
      </w:pPr>
      <w:r>
        <w:rPr>
          <w:rFonts w:ascii="Arial" w:hAnsi="Arial" w:cs="Arial"/>
          <w:sz w:val="24"/>
        </w:rPr>
        <w:t>Considerando lo anterior, el problema consiste en no tener un sistema que gestione el flujo de trabajo posterior a la implementación de los sistemas desarrollados por Lazos. Por lo tanto se propone crear un sistema acorde a la problemática detectada, en el cual se deben incluir las siguientes funcionalidades agrupadas por perfiles:</w:t>
      </w: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Administrador:</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lastRenderedPageBreak/>
        <w:t>Ingresar proyectos.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Crear a los usuarios y clientes.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Aprobar o rechazar las solicitudes de los clientes.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Asignar una tarea (se puede asignar a otro administrador o desarrollador).</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 xml:space="preserve">Puede </w:t>
      </w:r>
      <w:r>
        <w:rPr>
          <w:rFonts w:ascii="Arial" w:hAnsi="Arial" w:cs="Arial"/>
          <w:sz w:val="24"/>
        </w:rPr>
        <w:t xml:space="preserve">desempeñar </w:t>
      </w:r>
      <w:r w:rsidRPr="00A977F8">
        <w:rPr>
          <w:rFonts w:ascii="Arial" w:hAnsi="Arial" w:cs="Arial"/>
          <w:sz w:val="24"/>
        </w:rPr>
        <w:t xml:space="preserve"> las mismas acciones del perfil desarrollador.</w:t>
      </w:r>
    </w:p>
    <w:p w:rsidR="0024335E" w:rsidRPr="00A977F8" w:rsidRDefault="0024335E" w:rsidP="00F86210">
      <w:pPr>
        <w:tabs>
          <w:tab w:val="right" w:pos="8080"/>
        </w:tabs>
        <w:spacing w:line="360" w:lineRule="auto"/>
        <w:ind w:firstLine="709"/>
        <w:jc w:val="both"/>
        <w:rPr>
          <w:rFonts w:ascii="Arial" w:hAnsi="Arial" w:cs="Arial"/>
          <w:sz w:val="24"/>
        </w:rPr>
      </w:pP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Encargado de las solicitudes:</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Ingresar proyectos.</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Aprobar o rechazar las solicitudes de los clientes.</w:t>
      </w:r>
    </w:p>
    <w:p w:rsidR="0024335E"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Asignar una tarea (se puede asignar a otro encargado o desarrollador).</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Pr>
          <w:rFonts w:ascii="Arial" w:hAnsi="Arial" w:cs="Arial"/>
          <w:sz w:val="24"/>
        </w:rPr>
        <w:t>Aprobar o rechazar la resolución de solicitudes.</w:t>
      </w:r>
    </w:p>
    <w:p w:rsidR="0024335E"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 xml:space="preserve">Puede </w:t>
      </w:r>
      <w:r>
        <w:rPr>
          <w:rFonts w:ascii="Arial" w:hAnsi="Arial" w:cs="Arial"/>
          <w:sz w:val="24"/>
        </w:rPr>
        <w:t>desempeñar</w:t>
      </w:r>
      <w:r w:rsidRPr="00A977F8">
        <w:rPr>
          <w:rFonts w:ascii="Arial" w:hAnsi="Arial" w:cs="Arial"/>
          <w:sz w:val="24"/>
        </w:rPr>
        <w:t xml:space="preserve"> las mismas acciones del perfil desarrollador.</w:t>
      </w:r>
    </w:p>
    <w:p w:rsidR="00072FE4" w:rsidRPr="0096198B" w:rsidRDefault="00072FE4" w:rsidP="00072FE4">
      <w:pPr>
        <w:pStyle w:val="Prrafodelista"/>
        <w:tabs>
          <w:tab w:val="right" w:pos="8080"/>
        </w:tabs>
        <w:spacing w:line="360" w:lineRule="auto"/>
        <w:ind w:left="360"/>
        <w:jc w:val="both"/>
        <w:rPr>
          <w:rFonts w:ascii="Arial" w:hAnsi="Arial" w:cs="Arial"/>
          <w:sz w:val="24"/>
        </w:rPr>
      </w:pP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Desarrollador:</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Revisar</w:t>
      </w:r>
      <w:r>
        <w:rPr>
          <w:rFonts w:ascii="Arial" w:hAnsi="Arial" w:cs="Arial"/>
          <w:sz w:val="24"/>
        </w:rPr>
        <w:t xml:space="preserve"> la solicitud y su historico</w:t>
      </w:r>
      <w:r w:rsidRPr="00A977F8">
        <w:rPr>
          <w:rFonts w:ascii="Arial" w:hAnsi="Arial" w:cs="Arial"/>
          <w:sz w:val="24"/>
        </w:rPr>
        <w:t>.</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Resolver</w:t>
      </w:r>
      <w:r>
        <w:rPr>
          <w:rFonts w:ascii="Arial" w:hAnsi="Arial" w:cs="Arial"/>
          <w:sz w:val="24"/>
        </w:rPr>
        <w:t xml:space="preserve"> y cambiar de estado</w:t>
      </w:r>
      <w:r w:rsidRPr="00A977F8">
        <w:rPr>
          <w:rFonts w:ascii="Arial" w:hAnsi="Arial" w:cs="Arial"/>
          <w:sz w:val="24"/>
        </w:rPr>
        <w:t>.</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Adjuntar archivo</w:t>
      </w:r>
      <w:r>
        <w:rPr>
          <w:rFonts w:ascii="Arial" w:hAnsi="Arial" w:cs="Arial"/>
          <w:sz w:val="24"/>
        </w:rPr>
        <w:t xml:space="preserve"> y comentarios</w:t>
      </w:r>
      <w:r w:rsidRPr="00A977F8">
        <w:rPr>
          <w:rFonts w:ascii="Arial" w:hAnsi="Arial" w:cs="Arial"/>
          <w:sz w:val="24"/>
        </w:rPr>
        <w:t>.</w:t>
      </w: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Funcionalidades Generales:</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Notificación vía correo electrónico de los cambios de estados</w:t>
      </w:r>
      <w:r>
        <w:rPr>
          <w:rFonts w:ascii="Arial" w:hAnsi="Arial" w:cs="Arial"/>
          <w:sz w:val="24"/>
        </w:rPr>
        <w:t xml:space="preserve"> a los usuarios asignados</w:t>
      </w:r>
      <w:r w:rsidRPr="00A977F8">
        <w:rPr>
          <w:rFonts w:ascii="Arial" w:hAnsi="Arial" w:cs="Arial"/>
          <w:sz w:val="24"/>
        </w:rPr>
        <w:t>.</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Súper usuario puede crear usuarios internos como externos y puede crear proyecto</w:t>
      </w:r>
      <w:r>
        <w:rPr>
          <w:rFonts w:ascii="Arial" w:hAnsi="Arial" w:cs="Arial"/>
          <w:sz w:val="24"/>
        </w:rPr>
        <w:t>s</w:t>
      </w:r>
      <w:r w:rsidRPr="00A977F8">
        <w:rPr>
          <w:rFonts w:ascii="Arial" w:hAnsi="Arial" w:cs="Arial"/>
          <w:sz w:val="24"/>
        </w:rPr>
        <w:t>.</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Todos los usuarios deben agregar un comentario al cambiar de estado.</w:t>
      </w:r>
    </w:p>
    <w:p w:rsidR="00915532" w:rsidRDefault="0024335E" w:rsidP="00F86210">
      <w:pPr>
        <w:tabs>
          <w:tab w:val="right" w:pos="8080"/>
        </w:tabs>
        <w:spacing w:line="360" w:lineRule="auto"/>
        <w:ind w:firstLine="709"/>
        <w:jc w:val="both"/>
        <w:rPr>
          <w:rFonts w:ascii="Arial" w:hAnsi="Arial" w:cs="Arial"/>
          <w:sz w:val="24"/>
        </w:rPr>
      </w:pPr>
      <w:r>
        <w:rPr>
          <w:rFonts w:ascii="Arial" w:hAnsi="Arial" w:cs="Arial"/>
          <w:sz w:val="24"/>
        </w:rPr>
        <w:t>Considerando la separación lógica agrupada por funcionalidades, las cuales responden a los actores involucrados internamente en el negocio de la empresa, es que se pretende tener un sistema que gestione el flujo de trabajo posterior a la implementación de los sistemas desarrollados por Lazos.</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 xml:space="preserve"> En este sistema existirá un registro histórico de la información de los proyectos, utilizará flujos de trabajo para poder saber en tiempo real y de manera centralizada el estado de las solicitudes y errores reportados para los proyectos que se encuentran en garantía.</w:t>
      </w:r>
    </w:p>
    <w:p w:rsidR="0024335E" w:rsidRDefault="0024335E" w:rsidP="00F86210">
      <w:pPr>
        <w:spacing w:line="360" w:lineRule="auto"/>
        <w:rPr>
          <w:rFonts w:ascii="Arial" w:hAnsi="Arial" w:cs="Arial"/>
          <w:sz w:val="24"/>
        </w:rPr>
      </w:pPr>
      <w:r>
        <w:rPr>
          <w:rFonts w:ascii="Arial" w:hAnsi="Arial" w:cs="Arial"/>
          <w:sz w:val="24"/>
        </w:rPr>
        <w:br w:type="page"/>
      </w: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9" w:name="_Toc371885479"/>
      <w:r w:rsidRPr="002B3D84">
        <w:rPr>
          <w:rFonts w:ascii="Arial" w:eastAsia="Times New Roman" w:hAnsi="Arial" w:cs="Arial"/>
          <w:color w:val="auto"/>
          <w:sz w:val="24"/>
          <w:szCs w:val="28"/>
        </w:rPr>
        <w:lastRenderedPageBreak/>
        <w:t>Arquitectura</w:t>
      </w:r>
      <w:bookmarkEnd w:id="19"/>
    </w:p>
    <w:p w:rsidR="0024335E" w:rsidRDefault="0024335E" w:rsidP="00F86210">
      <w:pPr>
        <w:spacing w:line="360" w:lineRule="auto"/>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Considerando las necesidades y la naturaleza Web de la solución propuesta, es</w:t>
      </w:r>
      <w:r>
        <w:rPr>
          <w:rFonts w:ascii="Arial" w:hAnsi="Arial" w:cs="Arial"/>
          <w:sz w:val="24"/>
        </w:rPr>
        <w:t xml:space="preserve"> </w:t>
      </w:r>
      <w:r w:rsidRPr="00BD1326">
        <w:rPr>
          <w:rFonts w:ascii="Arial" w:hAnsi="Arial" w:cs="Arial"/>
          <w:sz w:val="24"/>
        </w:rPr>
        <w:t>que en términos de arquitectura, el desarrollo del software se basar</w:t>
      </w:r>
      <w:r>
        <w:rPr>
          <w:rFonts w:ascii="Arial" w:hAnsi="Arial" w:cs="Arial"/>
          <w:sz w:val="24"/>
        </w:rPr>
        <w:t>á</w:t>
      </w:r>
      <w:r w:rsidRPr="00BD1326">
        <w:rPr>
          <w:rFonts w:ascii="Arial" w:hAnsi="Arial" w:cs="Arial"/>
          <w:sz w:val="24"/>
        </w:rPr>
        <w:t xml:space="preserve"> en el paradigma cliente servidor, más específicamente en</w:t>
      </w:r>
      <w:r>
        <w:rPr>
          <w:rFonts w:ascii="Arial" w:hAnsi="Arial" w:cs="Arial"/>
          <w:sz w:val="24"/>
        </w:rPr>
        <w:t xml:space="preserve"> la ló</w:t>
      </w:r>
      <w:r w:rsidRPr="00BD1326">
        <w:rPr>
          <w:rFonts w:ascii="Arial" w:hAnsi="Arial" w:cs="Arial"/>
          <w:sz w:val="24"/>
        </w:rPr>
        <w:t>gica por capas.</w:t>
      </w:r>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keepNext/>
        <w:tabs>
          <w:tab w:val="right" w:pos="8080"/>
        </w:tabs>
        <w:spacing w:line="360" w:lineRule="auto"/>
        <w:jc w:val="center"/>
      </w:pPr>
      <w:r>
        <w:rPr>
          <w:rFonts w:ascii="Arial" w:hAnsi="Arial" w:cs="Arial"/>
          <w:sz w:val="24"/>
        </w:rPr>
        <w:drawing>
          <wp:inline distT="0" distB="0" distL="0" distR="0" wp14:anchorId="51AFE483" wp14:editId="63DE4623">
            <wp:extent cx="4465675" cy="2615943"/>
            <wp:effectExtent l="0" t="0" r="0" b="0"/>
            <wp:docPr id="3" name="Imagen 3" descr="C:\Users\Luxo\Desktop\W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o\Desktop\WWW[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8479" cy="2617586"/>
                    </a:xfrm>
                    <a:prstGeom prst="rect">
                      <a:avLst/>
                    </a:prstGeom>
                    <a:noFill/>
                    <a:ln>
                      <a:noFill/>
                    </a:ln>
                  </pic:spPr>
                </pic:pic>
              </a:graphicData>
            </a:graphic>
          </wp:inline>
        </w:drawing>
      </w:r>
    </w:p>
    <w:p w:rsidR="0024335E" w:rsidRPr="005C7EB7" w:rsidRDefault="0024335E" w:rsidP="00F86210">
      <w:pPr>
        <w:pStyle w:val="Epgrafe"/>
        <w:spacing w:line="360" w:lineRule="auto"/>
        <w:jc w:val="center"/>
        <w:rPr>
          <w:rFonts w:ascii="Arial" w:hAnsi="Arial" w:cs="Arial"/>
          <w:sz w:val="32"/>
        </w:rPr>
      </w:pPr>
      <w:bookmarkStart w:id="20" w:name="_Toc371885580"/>
      <w:r w:rsidRPr="005C7EB7">
        <w:rPr>
          <w:rFonts w:ascii="Arial" w:hAnsi="Arial" w:cs="Arial"/>
          <w:sz w:val="22"/>
        </w:rPr>
        <w:t xml:space="preserve">Ilustración </w:t>
      </w:r>
      <w:r w:rsidRPr="005C7EB7">
        <w:rPr>
          <w:rFonts w:ascii="Arial" w:hAnsi="Arial" w:cs="Arial"/>
          <w:sz w:val="22"/>
        </w:rPr>
        <w:fldChar w:fldCharType="begin"/>
      </w:r>
      <w:r w:rsidRPr="005C7EB7">
        <w:rPr>
          <w:rFonts w:ascii="Arial" w:hAnsi="Arial" w:cs="Arial"/>
          <w:sz w:val="22"/>
        </w:rPr>
        <w:instrText xml:space="preserve"> SEQ Ilustración \* ARABIC </w:instrText>
      </w:r>
      <w:r w:rsidRPr="005C7EB7">
        <w:rPr>
          <w:rFonts w:ascii="Arial" w:hAnsi="Arial" w:cs="Arial"/>
          <w:sz w:val="22"/>
        </w:rPr>
        <w:fldChar w:fldCharType="separate"/>
      </w:r>
      <w:r w:rsidR="00A93C1F">
        <w:rPr>
          <w:rFonts w:ascii="Arial" w:hAnsi="Arial" w:cs="Arial"/>
          <w:sz w:val="22"/>
        </w:rPr>
        <w:t>2</w:t>
      </w:r>
      <w:r w:rsidRPr="005C7EB7">
        <w:rPr>
          <w:rFonts w:ascii="Arial" w:hAnsi="Arial" w:cs="Arial"/>
          <w:sz w:val="22"/>
        </w:rPr>
        <w:fldChar w:fldCharType="end"/>
      </w:r>
      <w:r w:rsidRPr="005C7EB7">
        <w:rPr>
          <w:rFonts w:ascii="Arial" w:hAnsi="Arial" w:cs="Arial"/>
          <w:sz w:val="22"/>
        </w:rPr>
        <w:t xml:space="preserve"> - Arquitectura</w:t>
      </w:r>
      <w:bookmarkEnd w:id="20"/>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La arquitectura cliente-servidor es un modelo de aplicación distribuida en el que las tareas se reparten entre los proveedores de recursos o servicios, llamados servidores, y los demandantes, llamados clientes. Un cliente realiza peticiones a otro programa, el servidor, quien le da respuesta. Esta idea también se puede aplicar a programas que se ejecutan sobre una sola computadora, aunque es más ventajosa en un sistema operativo multiusuario distribuido a través de una red de computadoras.</w:t>
      </w:r>
    </w:p>
    <w:p w:rsidR="0024335E" w:rsidRPr="00BD1326"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lastRenderedPageBreak/>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La separación entre cliente y servidor es una separación de tipo lógico, donde el servidor no se ejecuta necesariamente sobre una sola máquina ni es necesariamente un sólo programa. Los tipos específicos de servidores incluyen los servidores web, los servidores de archivo, los servidores del correo, etc. Mientras que sus propósitos varían de unos servicios a otros, la arquitectura básica seguirá siendo la misma.</w:t>
      </w: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Una disposición muy común son los sistemas multicapa en los que el servidor se descompone en diferentes programas que pueden ser ejecutados por diferentes computadoras aumentando así el grado de distribución del sistema.</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En términos físicos la arquitectura se dividirá en tres capas, las cuales son: la capa del cliente o capa navegador, la cual representa todo lo que el usuario visualiza. La segunda capa corresponde al servidor Web, en el cual se ejecuta la lógica de negocio y se procesan las peticiones del cliente. Y la tercera capa corresponde al servidor de base de datos, donde se guardan los datos de manera persistente.</w:t>
      </w:r>
    </w:p>
    <w:p w:rsidR="0024335E" w:rsidRDefault="0024335E" w:rsidP="00F86210">
      <w:pPr>
        <w:keepNext/>
        <w:tabs>
          <w:tab w:val="right" w:pos="8080"/>
        </w:tabs>
        <w:spacing w:line="360" w:lineRule="auto"/>
        <w:ind w:firstLine="709"/>
        <w:jc w:val="center"/>
      </w:pPr>
      <w:r>
        <w:rPr>
          <w:rFonts w:ascii="Arial" w:hAnsi="Arial" w:cs="Arial"/>
          <w:sz w:val="24"/>
        </w:rPr>
        <w:lastRenderedPageBreak/>
        <w:drawing>
          <wp:inline distT="0" distB="0" distL="0" distR="0" wp14:anchorId="613590AB" wp14:editId="5EFBD5CC">
            <wp:extent cx="4178300" cy="3094355"/>
            <wp:effectExtent l="0" t="0" r="0" b="0"/>
            <wp:docPr id="4" name="Imagen 4" descr="C:\Users\Luxo\Desktop\image_thum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o\Desktop\image_thumb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300" cy="3094355"/>
                    </a:xfrm>
                    <a:prstGeom prst="rect">
                      <a:avLst/>
                    </a:prstGeom>
                    <a:noFill/>
                    <a:ln>
                      <a:noFill/>
                    </a:ln>
                  </pic:spPr>
                </pic:pic>
              </a:graphicData>
            </a:graphic>
          </wp:inline>
        </w:drawing>
      </w:r>
    </w:p>
    <w:p w:rsidR="0024335E" w:rsidRPr="005C7EB7" w:rsidRDefault="0024335E" w:rsidP="00F86210">
      <w:pPr>
        <w:pStyle w:val="Epgrafe"/>
        <w:spacing w:line="360" w:lineRule="auto"/>
        <w:jc w:val="center"/>
        <w:rPr>
          <w:rFonts w:ascii="Arial" w:hAnsi="Arial" w:cs="Arial"/>
          <w:sz w:val="32"/>
        </w:rPr>
      </w:pPr>
      <w:bookmarkStart w:id="21" w:name="_Toc371885581"/>
      <w:r w:rsidRPr="005C7EB7">
        <w:rPr>
          <w:rFonts w:ascii="Arial" w:hAnsi="Arial" w:cs="Arial"/>
          <w:sz w:val="22"/>
        </w:rPr>
        <w:t xml:space="preserve">Ilustración </w:t>
      </w:r>
      <w:r w:rsidRPr="005C7EB7">
        <w:rPr>
          <w:rFonts w:ascii="Arial" w:hAnsi="Arial" w:cs="Arial"/>
          <w:sz w:val="22"/>
        </w:rPr>
        <w:fldChar w:fldCharType="begin"/>
      </w:r>
      <w:r w:rsidRPr="005C7EB7">
        <w:rPr>
          <w:rFonts w:ascii="Arial" w:hAnsi="Arial" w:cs="Arial"/>
          <w:sz w:val="22"/>
        </w:rPr>
        <w:instrText xml:space="preserve"> SEQ Ilustración \* ARABIC </w:instrText>
      </w:r>
      <w:r w:rsidRPr="005C7EB7">
        <w:rPr>
          <w:rFonts w:ascii="Arial" w:hAnsi="Arial" w:cs="Arial"/>
          <w:sz w:val="22"/>
        </w:rPr>
        <w:fldChar w:fldCharType="separate"/>
      </w:r>
      <w:r w:rsidR="00A93C1F">
        <w:rPr>
          <w:rFonts w:ascii="Arial" w:hAnsi="Arial" w:cs="Arial"/>
          <w:sz w:val="22"/>
        </w:rPr>
        <w:t>3</w:t>
      </w:r>
      <w:r w:rsidRPr="005C7EB7">
        <w:rPr>
          <w:rFonts w:ascii="Arial" w:hAnsi="Arial" w:cs="Arial"/>
          <w:sz w:val="22"/>
        </w:rPr>
        <w:fldChar w:fldCharType="end"/>
      </w:r>
      <w:r w:rsidRPr="005C7EB7">
        <w:rPr>
          <w:rFonts w:ascii="Arial" w:hAnsi="Arial" w:cs="Arial"/>
          <w:sz w:val="22"/>
        </w:rPr>
        <w:t xml:space="preserve"> - Capas fisica</w:t>
      </w:r>
      <w:bookmarkEnd w:id="21"/>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En términos lógicos la aplicación se separa en cuatro capas, las cuales son: la capa de presentación, que corresponde a todo lo que visualiza el usuario, es decir las vistas. La capa de negocio, en la cual se ejecuta toda la lógica especifica del sistema, como por ejemplo las validaciones y reglas del negocio internas de la empresa. La capa de acceso a datos, en la cual se encapsulan las llamadas y transacciones que se realizan con el servidor de base de datos. Y finalmente la capa de entidades de negocio, en la cual se definen los objetos comunes entre las tres primeras capas para transportar la información entre estas de manera coherente.</w:t>
      </w:r>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keepNext/>
        <w:tabs>
          <w:tab w:val="right" w:pos="8080"/>
        </w:tabs>
        <w:spacing w:line="360" w:lineRule="auto"/>
        <w:ind w:firstLine="709"/>
        <w:jc w:val="center"/>
      </w:pPr>
      <w:r>
        <w:rPr>
          <w:rFonts w:ascii="Arial" w:hAnsi="Arial" w:cs="Arial"/>
          <w:sz w:val="24"/>
        </w:rPr>
        <w:lastRenderedPageBreak/>
        <w:drawing>
          <wp:inline distT="0" distB="0" distL="0" distR="0" wp14:anchorId="7E45DF9A" wp14:editId="59A017BF">
            <wp:extent cx="2743200" cy="3838575"/>
            <wp:effectExtent l="0" t="0" r="0" b="9525"/>
            <wp:docPr id="6" name="Imagen 6" descr="C:\Users\Luxo\Desktop\image_thum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xo\Desktop\image_thumb[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3838575"/>
                    </a:xfrm>
                    <a:prstGeom prst="rect">
                      <a:avLst/>
                    </a:prstGeom>
                    <a:noFill/>
                    <a:ln>
                      <a:noFill/>
                    </a:ln>
                  </pic:spPr>
                </pic:pic>
              </a:graphicData>
            </a:graphic>
          </wp:inline>
        </w:drawing>
      </w:r>
    </w:p>
    <w:p w:rsidR="0024335E" w:rsidRPr="00BE57A3" w:rsidRDefault="0024335E" w:rsidP="00F86210">
      <w:pPr>
        <w:pStyle w:val="Epgrafe"/>
        <w:spacing w:line="360" w:lineRule="auto"/>
        <w:jc w:val="center"/>
        <w:rPr>
          <w:rFonts w:ascii="Arial" w:hAnsi="Arial" w:cs="Arial"/>
          <w:sz w:val="32"/>
        </w:rPr>
      </w:pPr>
      <w:bookmarkStart w:id="22" w:name="_Toc371885582"/>
      <w:r w:rsidRPr="00BE57A3">
        <w:rPr>
          <w:rFonts w:ascii="Arial" w:hAnsi="Arial" w:cs="Arial"/>
          <w:sz w:val="22"/>
        </w:rPr>
        <w:t xml:space="preserve">Ilustración </w:t>
      </w:r>
      <w:r w:rsidRPr="00BE57A3">
        <w:rPr>
          <w:rFonts w:ascii="Arial" w:hAnsi="Arial" w:cs="Arial"/>
          <w:sz w:val="22"/>
        </w:rPr>
        <w:fldChar w:fldCharType="begin"/>
      </w:r>
      <w:r w:rsidRPr="00BE57A3">
        <w:rPr>
          <w:rFonts w:ascii="Arial" w:hAnsi="Arial" w:cs="Arial"/>
          <w:sz w:val="22"/>
        </w:rPr>
        <w:instrText xml:space="preserve"> SEQ Ilustración \* ARABIC </w:instrText>
      </w:r>
      <w:r w:rsidRPr="00BE57A3">
        <w:rPr>
          <w:rFonts w:ascii="Arial" w:hAnsi="Arial" w:cs="Arial"/>
          <w:sz w:val="22"/>
        </w:rPr>
        <w:fldChar w:fldCharType="separate"/>
      </w:r>
      <w:r w:rsidR="00A93C1F">
        <w:rPr>
          <w:rFonts w:ascii="Arial" w:hAnsi="Arial" w:cs="Arial"/>
          <w:sz w:val="22"/>
        </w:rPr>
        <w:t>4</w:t>
      </w:r>
      <w:r w:rsidRPr="00BE57A3">
        <w:rPr>
          <w:rFonts w:ascii="Arial" w:hAnsi="Arial" w:cs="Arial"/>
          <w:sz w:val="22"/>
        </w:rPr>
        <w:fldChar w:fldCharType="end"/>
      </w:r>
      <w:r w:rsidRPr="00BE57A3">
        <w:rPr>
          <w:rFonts w:ascii="Arial" w:hAnsi="Arial" w:cs="Arial"/>
          <w:sz w:val="22"/>
        </w:rPr>
        <w:t xml:space="preserve"> - Arquitectura logica</w:t>
      </w:r>
      <w:bookmarkEnd w:id="22"/>
    </w:p>
    <w:p w:rsidR="0024335E" w:rsidRDefault="0024335E"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3" w:name="_Toc371885480"/>
      <w:r w:rsidRPr="002B3D84">
        <w:rPr>
          <w:rFonts w:ascii="Arial" w:eastAsia="Times New Roman" w:hAnsi="Arial" w:cs="Arial"/>
          <w:color w:val="auto"/>
          <w:sz w:val="24"/>
          <w:szCs w:val="28"/>
        </w:rPr>
        <w:lastRenderedPageBreak/>
        <w:t>Lenguajes de Programación</w:t>
      </w:r>
      <w:bookmarkEnd w:id="23"/>
    </w:p>
    <w:p w:rsidR="0024335E" w:rsidRDefault="0024335E" w:rsidP="00F86210">
      <w:pPr>
        <w:spacing w:line="360" w:lineRule="auto"/>
      </w:pPr>
    </w:p>
    <w:p w:rsidR="0024335E" w:rsidRPr="0098250F" w:rsidRDefault="0024335E" w:rsidP="00F86210">
      <w:pPr>
        <w:tabs>
          <w:tab w:val="right" w:pos="8080"/>
        </w:tabs>
        <w:spacing w:line="360" w:lineRule="auto"/>
        <w:ind w:firstLine="709"/>
        <w:jc w:val="both"/>
        <w:rPr>
          <w:rFonts w:ascii="Arial" w:hAnsi="Arial" w:cs="Arial"/>
          <w:sz w:val="24"/>
        </w:rPr>
      </w:pPr>
      <w:r w:rsidRPr="0098250F">
        <w:rPr>
          <w:rFonts w:ascii="Arial" w:hAnsi="Arial" w:cs="Arial"/>
          <w:sz w:val="24"/>
        </w:rPr>
        <w:t>A continuación se describen los lenguajes de programaci</w:t>
      </w:r>
      <w:r>
        <w:rPr>
          <w:rFonts w:ascii="Arial" w:hAnsi="Arial" w:cs="Arial"/>
          <w:sz w:val="24"/>
        </w:rPr>
        <w:t>ón má</w:t>
      </w:r>
      <w:r w:rsidRPr="0098250F">
        <w:rPr>
          <w:rFonts w:ascii="Arial" w:hAnsi="Arial" w:cs="Arial"/>
          <w:sz w:val="24"/>
        </w:rPr>
        <w:t>s populares o accesibles para desarrollar el software para la solución propuesta, de manera que se pueda elegir uno considerando sus características de acuerdo a las necesidades del proyecto.</w:t>
      </w:r>
    </w:p>
    <w:p w:rsidR="0024335E" w:rsidRPr="00A977F8" w:rsidRDefault="0024335E" w:rsidP="00F86210">
      <w:pPr>
        <w:tabs>
          <w:tab w:val="right" w:pos="8080"/>
        </w:tabs>
        <w:spacing w:line="360" w:lineRule="auto"/>
        <w:jc w:val="both"/>
        <w:rPr>
          <w:rFonts w:ascii="Arial" w:hAnsi="Arial" w:cs="Arial"/>
          <w:b/>
          <w:sz w:val="24"/>
        </w:rPr>
      </w:pPr>
      <w:bookmarkStart w:id="24" w:name="_Toc301715578"/>
      <w:bookmarkStart w:id="25" w:name="_Toc301715658"/>
      <w:r w:rsidRPr="00A977F8">
        <w:rPr>
          <w:rFonts w:ascii="Arial" w:hAnsi="Arial" w:cs="Arial"/>
          <w:b/>
          <w:sz w:val="24"/>
        </w:rPr>
        <w:t>PHP</w:t>
      </w:r>
      <w:bookmarkEnd w:id="24"/>
      <w:bookmarkEnd w:id="25"/>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PHP es un lenguaje que nació orientado a la programación web dinámica, se utiliza principalmente en aplicaciones de servidor, y el código puede ser también incrustado en contenido HTML.</w:t>
      </w:r>
      <w:r>
        <w:rPr>
          <w:rFonts w:ascii="Arial" w:hAnsi="Arial" w:cs="Arial"/>
          <w:sz w:val="24"/>
        </w:rPr>
        <w:t xml:space="preserve"> PHP es un lenguaje ampliamente utilizado en el desarrollo de aplicaciones Web debido a su naturaleza basada en software libre</w:t>
      </w:r>
      <w:r>
        <w:rPr>
          <w:rStyle w:val="Refdenotaalpie"/>
          <w:rFonts w:ascii="Arial" w:hAnsi="Arial" w:cs="Arial"/>
          <w:sz w:val="24"/>
        </w:rPr>
        <w:footnoteReference w:id="6"/>
      </w:r>
      <w:r>
        <w:rPr>
          <w:rFonts w:ascii="Arial" w:hAnsi="Arial" w:cs="Arial"/>
          <w:sz w:val="24"/>
        </w:rPr>
        <w:t>.</w:t>
      </w:r>
      <w:r w:rsidRPr="00A977F8">
        <w:rPr>
          <w:rFonts w:ascii="Arial" w:hAnsi="Arial" w:cs="Arial"/>
          <w:sz w:val="24"/>
        </w:rPr>
        <w:t xml:space="preserve"> </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Su sintaxis se asemeja a la de los lenguajes C, Java y Perl. La incrustación de código dentro del contenido HTML se realiza al utilizar las etiquetas &lt;?php (código) ?&gt;, es aquí donde se definen las clases en el caso de la orientación a objetos que implementa PHP desde las últimas versiones.</w:t>
      </w:r>
    </w:p>
    <w:p w:rsidR="0024335E" w:rsidRPr="00A977F8" w:rsidRDefault="0024335E" w:rsidP="00F86210">
      <w:pPr>
        <w:spacing w:line="360" w:lineRule="auto"/>
        <w:rPr>
          <w:rFonts w:ascii="Arial" w:hAnsi="Arial" w:cs="Arial"/>
          <w:b/>
        </w:rPr>
      </w:pPr>
      <w:r w:rsidRPr="00A977F8">
        <w:rPr>
          <w:rFonts w:ascii="Arial" w:hAnsi="Arial" w:cs="Arial"/>
          <w:b/>
        </w:rPr>
        <w:t>.NET</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Microsoft.net es una plataforma de desarrollo y ejecución de aplicaciones que se incluye en Windows Server 2008, Windows Vista y Windows 7,  o se puede instalar en Windows Xp, Windows Server 2003, y sus principales características son:</w:t>
      </w:r>
    </w:p>
    <w:p w:rsidR="0024335E" w:rsidRDefault="0024335E" w:rsidP="00F86210">
      <w:pPr>
        <w:tabs>
          <w:tab w:val="right" w:pos="8080"/>
        </w:tabs>
        <w:spacing w:line="360" w:lineRule="auto"/>
        <w:ind w:firstLine="709"/>
        <w:jc w:val="both"/>
        <w:rPr>
          <w:rFonts w:ascii="Arial" w:hAnsi="Arial" w:cs="Arial"/>
          <w:sz w:val="24"/>
        </w:rPr>
      </w:pPr>
    </w:p>
    <w:p w:rsidR="00722F79" w:rsidRPr="00A977F8" w:rsidRDefault="00722F79" w:rsidP="00F86210">
      <w:pPr>
        <w:tabs>
          <w:tab w:val="right" w:pos="8080"/>
        </w:tabs>
        <w:spacing w:line="360" w:lineRule="auto"/>
        <w:ind w:firstLine="709"/>
        <w:jc w:val="both"/>
        <w:rPr>
          <w:rFonts w:ascii="Arial" w:hAnsi="Arial" w:cs="Arial"/>
          <w:sz w:val="24"/>
        </w:rPr>
      </w:pP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Las aplicaciones de .NET se ejecutan en un entorno aislado del sistema operativo denominado runtime, característica que las hace ser portables.</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Es orientado a objetos y multi lenguaje.</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lastRenderedPageBreak/>
        <w:t xml:space="preserve">Esta orientado al desarrollo de aplicaciones empresariales complejas. </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Proporciona un modelo de desarrollo para distintos dispositivos de hadware (pc, tablets, etc.) y software (Windows, Web, consola, móviles, etc.).</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Se puede integrar con aplicaciones desarrolladas en COM y viceversa</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Integra compatibilidad con otros sistemas operativos al implementar estándares como xml, soap, wsdl, etc.</w:t>
      </w:r>
    </w:p>
    <w:p w:rsidR="0024335E" w:rsidRPr="00885391" w:rsidRDefault="0024335E" w:rsidP="00F86210">
      <w:pPr>
        <w:tabs>
          <w:tab w:val="right" w:pos="8080"/>
        </w:tabs>
        <w:spacing w:line="360" w:lineRule="auto"/>
        <w:jc w:val="both"/>
        <w:rPr>
          <w:rFonts w:ascii="Arial" w:hAnsi="Arial" w:cs="Arial"/>
          <w:sz w:val="24"/>
          <w:u w:val="single"/>
        </w:rPr>
      </w:pPr>
      <w:r w:rsidRPr="00885391">
        <w:rPr>
          <w:rFonts w:ascii="Arial" w:hAnsi="Arial" w:cs="Arial"/>
          <w:sz w:val="24"/>
          <w:u w:val="single"/>
        </w:rPr>
        <w:t>La plataforma de .NET está formada principalmente por:</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Framework, que es el componente sobre el cual se desarrollan y ejecutan las aplicaciones.</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runtime, que se denomina CLR (common language runtime) cuya función es administrar memoria, aislar el funcionamiento de las aplicaciones, brindar seguridad en la ejecución de estas y generar código nativo o compilado.</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BLC (biblioteca de clase base) que proporciona todas las clases necesarias para implementar las funcionalidades mas comunes.</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Lenguajes de programación y compiladores, ya que .NET es multilenguaje, los lenguajes deben seguir un estándar llamado CLS (common language specification) y así son compatible entre si, ejemplos: visual basic.net, c-sharp, net.cobol, delphi, c++, python, etc.</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Herramientas y documentación, .NET proporciona utilidades para documentación  y otras tareas de forma mas practica.</w:t>
      </w: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24335E" w:rsidRPr="00722F79" w:rsidRDefault="0024335E" w:rsidP="00722F79">
      <w:pPr>
        <w:tabs>
          <w:tab w:val="right" w:pos="8080"/>
        </w:tabs>
        <w:spacing w:line="360" w:lineRule="auto"/>
        <w:ind w:firstLine="709"/>
        <w:jc w:val="both"/>
        <w:rPr>
          <w:rFonts w:ascii="Arial" w:hAnsi="Arial" w:cs="Arial"/>
          <w:sz w:val="24"/>
        </w:rPr>
      </w:pPr>
      <w:r w:rsidRPr="00A67473">
        <w:rPr>
          <w:rFonts w:ascii="Arial" w:hAnsi="Arial" w:cs="Arial"/>
          <w:sz w:val="24"/>
        </w:rPr>
        <w:t xml:space="preserve">Actualmente .NET soporta desarrollo de aplicaciones Web montadas en servidores IIS utilizando la arquitectura ASP.NET, en la cual se puede desarrollar en los lenguajes C# </w:t>
      </w:r>
      <w:r w:rsidRPr="00A67473">
        <w:rPr>
          <w:rFonts w:ascii="Arial" w:hAnsi="Arial" w:cs="Arial"/>
          <w:sz w:val="24"/>
        </w:rPr>
        <w:lastRenderedPageBreak/>
        <w:t>o VB.</w:t>
      </w:r>
      <w:r>
        <w:rPr>
          <w:rFonts w:ascii="Arial" w:hAnsi="Arial" w:cs="Arial"/>
          <w:sz w:val="24"/>
        </w:rPr>
        <w:t xml:space="preserve"> Las aplicaciones .NET no están basadas en software libre, por lo que se deben costear las licencias de los servidores y otros componentes</w:t>
      </w:r>
      <w:r>
        <w:rPr>
          <w:rStyle w:val="Refdenotaalpie"/>
          <w:rFonts w:ascii="Arial" w:hAnsi="Arial" w:cs="Arial"/>
          <w:sz w:val="24"/>
        </w:rPr>
        <w:footnoteReference w:id="7"/>
      </w:r>
      <w:r>
        <w:rPr>
          <w:rFonts w:ascii="Arial" w:hAnsi="Arial" w:cs="Arial"/>
          <w:sz w:val="24"/>
        </w:rPr>
        <w:t>.</w:t>
      </w:r>
      <w:bookmarkStart w:id="26" w:name="_Toc301715576"/>
      <w:bookmarkStart w:id="27" w:name="_Toc301715656"/>
    </w:p>
    <w:p w:rsidR="0024335E" w:rsidRPr="00A977F8" w:rsidRDefault="0024335E" w:rsidP="00F86210">
      <w:pPr>
        <w:tabs>
          <w:tab w:val="right" w:pos="8080"/>
        </w:tabs>
        <w:spacing w:line="360" w:lineRule="auto"/>
        <w:jc w:val="both"/>
        <w:rPr>
          <w:rFonts w:ascii="Arial" w:hAnsi="Arial" w:cs="Arial"/>
          <w:b/>
          <w:sz w:val="24"/>
        </w:rPr>
      </w:pPr>
      <w:r w:rsidRPr="00A977F8">
        <w:rPr>
          <w:rFonts w:ascii="Arial" w:hAnsi="Arial" w:cs="Arial"/>
          <w:b/>
          <w:sz w:val="24"/>
        </w:rPr>
        <w:t>JAVA</w:t>
      </w:r>
      <w:bookmarkEnd w:id="26"/>
      <w:bookmarkEnd w:id="27"/>
    </w:p>
    <w:p w:rsidR="0024335E" w:rsidRPr="00A977F8" w:rsidRDefault="0024335E" w:rsidP="00722F79">
      <w:pPr>
        <w:tabs>
          <w:tab w:val="right" w:pos="8080"/>
        </w:tabs>
        <w:spacing w:line="360" w:lineRule="auto"/>
        <w:ind w:firstLine="709"/>
        <w:jc w:val="both"/>
        <w:rPr>
          <w:rFonts w:ascii="Arial" w:hAnsi="Arial" w:cs="Arial"/>
          <w:sz w:val="24"/>
        </w:rPr>
      </w:pPr>
      <w:r w:rsidRPr="00A977F8">
        <w:rPr>
          <w:rFonts w:ascii="Arial" w:hAnsi="Arial" w:cs="Arial"/>
          <w:sz w:val="24"/>
        </w:rPr>
        <w:t>Java es un lenguaje orientado a objetos desarrollado por  Sun Microsystems  en los 90, nace principalmente del lenguaje C y C++, pero simplifica el modelo de objetos, tiene como filosofía la reutilización de código y le quita la responsabilidad al programador de manejar la memoria a través de punteros, ya que java discrimina cuando usar el paso por referencia o por valor, así como también el programador ya no debe escribir los destructores porque java libera memoria de forma autom</w:t>
      </w:r>
      <w:r w:rsidR="00722F79">
        <w:rPr>
          <w:rFonts w:ascii="Arial" w:hAnsi="Arial" w:cs="Arial"/>
          <w:sz w:val="24"/>
        </w:rPr>
        <w:t>ática con el garbage collector.</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Las características de Java es que sus aplicaciones están compiladas en un bytecode el cual corre en una máquina virtual específica para una plataforma, por lo cual el código fuente será el mismo independiente del sistema en el que se ejecute lo que lo hace ser portable. Java también soporta programación estructurada al implementar el método main() como en C, y soporta de la orientación a objetos también las clases, polimorfismo, etc. pero a diferencia de C++ no existe la herencia múltiple, lo cual se trata de contrarrestar con la implementación de las interfaces. También en Java los tipos de datos primitivos existen al igual que en C y también existen sus equivalentes en objeto con métodos y propiedades asociadas que heredan de Object.</w:t>
      </w:r>
    </w:p>
    <w:p w:rsidR="0024335E" w:rsidRDefault="0024335E" w:rsidP="00F86210">
      <w:pPr>
        <w:tabs>
          <w:tab w:val="right" w:pos="8080"/>
        </w:tabs>
        <w:spacing w:line="360" w:lineRule="auto"/>
        <w:ind w:firstLine="709"/>
        <w:jc w:val="both"/>
        <w:rPr>
          <w:rFonts w:ascii="Arial" w:hAnsi="Arial" w:cs="Arial"/>
          <w:sz w:val="24"/>
        </w:rPr>
      </w:pPr>
    </w:p>
    <w:p w:rsidR="00722F79" w:rsidRPr="00A977F8" w:rsidRDefault="00722F79"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Java al tener estas características de automatización como el no manejar directamente la memoria, el garbage collector, más la máquina virtual, hace que sea un lenguaje menos eficiente en términos de velocidad y recursos, pero más potente en el desarrollo de aplicaciones empresariales complejas</w:t>
      </w:r>
      <w:r>
        <w:rPr>
          <w:rFonts w:ascii="Arial" w:hAnsi="Arial" w:cs="Arial"/>
          <w:sz w:val="24"/>
        </w:rPr>
        <w:t xml:space="preserve">. </w:t>
      </w:r>
    </w:p>
    <w:p w:rsidR="0024335E" w:rsidRPr="00A977F8"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Actualmente Java es muy utilizado en aplicaciones Web, siendo estas desarrolladas bajo distintos Frameworks existentes como por ejemplo Servlets, JSP, Struts, o Spring. Java no está basado en código libre y se deben costear las licencias implicadas</w:t>
      </w:r>
      <w:r>
        <w:rPr>
          <w:rStyle w:val="Refdenotaalpie"/>
          <w:rFonts w:ascii="Arial" w:hAnsi="Arial" w:cs="Arial"/>
          <w:sz w:val="24"/>
        </w:rPr>
        <w:footnoteReference w:id="8"/>
      </w:r>
      <w:r>
        <w:rPr>
          <w:rFonts w:ascii="Arial" w:hAnsi="Arial" w:cs="Arial"/>
          <w:sz w:val="24"/>
        </w:rPr>
        <w:t>.</w:t>
      </w:r>
    </w:p>
    <w:p w:rsidR="0024335E" w:rsidRDefault="0024335E" w:rsidP="00F86210">
      <w:pPr>
        <w:spacing w:line="360" w:lineRule="auto"/>
        <w:rPr>
          <w:rFonts w:ascii="Arial" w:hAnsi="Arial" w:cs="Arial"/>
        </w:rPr>
      </w:pPr>
    </w:p>
    <w:p w:rsidR="0024335E" w:rsidRDefault="0024335E"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Pr="002B3D84" w:rsidRDefault="003A2917" w:rsidP="00F86210">
      <w:pPr>
        <w:spacing w:line="360" w:lineRule="auto"/>
        <w:rPr>
          <w:rFonts w:ascii="Arial" w:hAnsi="Arial" w:cs="Arial"/>
        </w:rPr>
      </w:pPr>
    </w:p>
    <w:p w:rsidR="003A2917" w:rsidRDefault="003A2917" w:rsidP="00F94605">
      <w:pPr>
        <w:tabs>
          <w:tab w:val="right" w:pos="8080"/>
        </w:tabs>
        <w:spacing w:line="360" w:lineRule="auto"/>
        <w:ind w:firstLine="709"/>
        <w:jc w:val="both"/>
        <w:rPr>
          <w:rFonts w:ascii="Arial" w:hAnsi="Arial" w:cs="Arial"/>
          <w:color w:val="auto"/>
          <w:kern w:val="32"/>
          <w:szCs w:val="32"/>
        </w:rPr>
      </w:pPr>
    </w:p>
    <w:p w:rsidR="0095740C" w:rsidRDefault="0095740C" w:rsidP="00F94605">
      <w:pPr>
        <w:tabs>
          <w:tab w:val="right" w:pos="8080"/>
        </w:tabs>
        <w:spacing w:line="360" w:lineRule="auto"/>
        <w:ind w:firstLine="709"/>
        <w:jc w:val="both"/>
        <w:rPr>
          <w:rFonts w:ascii="Arial" w:hAnsi="Arial" w:cs="Arial"/>
          <w:color w:val="auto"/>
          <w:kern w:val="32"/>
          <w:szCs w:val="32"/>
        </w:rPr>
      </w:pPr>
    </w:p>
    <w:p w:rsidR="002E53C7" w:rsidRDefault="002E53C7" w:rsidP="00F94605">
      <w:pPr>
        <w:tabs>
          <w:tab w:val="right" w:pos="8080"/>
        </w:tabs>
        <w:spacing w:line="360" w:lineRule="auto"/>
        <w:ind w:firstLine="709"/>
        <w:jc w:val="both"/>
        <w:rPr>
          <w:rFonts w:ascii="Arial" w:hAnsi="Arial" w:cs="Arial"/>
          <w:color w:val="auto"/>
          <w:kern w:val="32"/>
          <w:szCs w:val="32"/>
        </w:rPr>
      </w:pPr>
    </w:p>
    <w:p w:rsidR="00F94605" w:rsidRDefault="00F94605" w:rsidP="00F94605">
      <w:pPr>
        <w:tabs>
          <w:tab w:val="right" w:pos="8080"/>
        </w:tabs>
        <w:spacing w:line="360" w:lineRule="auto"/>
        <w:ind w:firstLine="709"/>
        <w:jc w:val="both"/>
        <w:rPr>
          <w:rFonts w:ascii="Arial" w:hAnsi="Arial" w:cs="Arial"/>
          <w:color w:val="auto"/>
          <w:kern w:val="32"/>
          <w:szCs w:val="32"/>
        </w:rPr>
      </w:pPr>
    </w:p>
    <w:p w:rsidR="0024335E" w:rsidRPr="00F94605" w:rsidRDefault="0024335E" w:rsidP="00F86210">
      <w:pPr>
        <w:pStyle w:val="Ttulo1"/>
        <w:spacing w:before="240" w:after="60" w:line="360" w:lineRule="auto"/>
        <w:jc w:val="center"/>
        <w:rPr>
          <w:rFonts w:ascii="Arial" w:hAnsi="Arial" w:cs="Arial"/>
          <w:color w:val="auto"/>
          <w:kern w:val="32"/>
          <w:sz w:val="28"/>
          <w:szCs w:val="28"/>
        </w:rPr>
      </w:pPr>
      <w:bookmarkStart w:id="28" w:name="_Toc371885481"/>
      <w:r w:rsidRPr="00F94605">
        <w:rPr>
          <w:rFonts w:ascii="Arial" w:hAnsi="Arial" w:cs="Arial"/>
          <w:color w:val="auto"/>
          <w:kern w:val="32"/>
          <w:sz w:val="28"/>
          <w:szCs w:val="28"/>
        </w:rPr>
        <w:t>CAPÍTULO IV METODOLOGÍA DEL DESARROLLO</w:t>
      </w:r>
      <w:bookmarkEnd w:id="28"/>
    </w:p>
    <w:p w:rsidR="00F94605" w:rsidRDefault="00F94605"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2C30D4">
        <w:rPr>
          <w:rFonts w:ascii="Arial" w:hAnsi="Arial" w:cs="Arial"/>
          <w:sz w:val="24"/>
        </w:rPr>
        <w:lastRenderedPageBreak/>
        <w:t>Considerando que el alcance del desarrollo del software para la soluci</w:t>
      </w:r>
      <w:r w:rsidR="009840D7">
        <w:rPr>
          <w:rFonts w:ascii="Arial" w:hAnsi="Arial" w:cs="Arial"/>
          <w:sz w:val="24"/>
        </w:rPr>
        <w:t>ón es limitado, es que se optará</w:t>
      </w:r>
      <w:r w:rsidRPr="002C30D4">
        <w:rPr>
          <w:rFonts w:ascii="Arial" w:hAnsi="Arial" w:cs="Arial"/>
          <w:sz w:val="24"/>
        </w:rPr>
        <w:t xml:space="preserve"> por la metodología de desarrollo en cascada</w:t>
      </w:r>
      <w:r>
        <w:rPr>
          <w:rFonts w:ascii="Arial" w:hAnsi="Arial" w:cs="Arial"/>
          <w:sz w:val="24"/>
        </w:rPr>
        <w:t>. Esta metodología de desarrollo es útil cuando los requerimientos son fijos, ya que el avance del desarrollo será de manera lineal.</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El paradigma del modelo en cascada determina un enfoque sistemático y ordenado, secuencial, donde se inicia con la especificación de los requerimientos, luego la planificación y análisis, modelado, construcción y finalmente el despliegue del sistema con su periodo de pruebas y soporte.</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Un inconveniente importante en este paradigma es que el cliente no puede visualizar o tener una idea de la funcionalidad real del sistema hasta que esté está terminado, desventaja la cual pretendemos suplir con un riguroso análisis inicial de la toma de requerimiento y confección de las maquetas del sistema.</w:t>
      </w:r>
    </w:p>
    <w:p w:rsidR="0024335E" w:rsidRDefault="0024335E" w:rsidP="00F86210">
      <w:pPr>
        <w:keepNext/>
        <w:tabs>
          <w:tab w:val="right" w:pos="8080"/>
        </w:tabs>
        <w:spacing w:line="360" w:lineRule="auto"/>
        <w:ind w:firstLine="709"/>
        <w:jc w:val="both"/>
      </w:pPr>
      <w:r>
        <w:rPr>
          <w:rFonts w:ascii="Arial" w:hAnsi="Arial" w:cs="Arial"/>
          <w:sz w:val="24"/>
        </w:rPr>
        <w:drawing>
          <wp:inline distT="0" distB="0" distL="0" distR="0" wp14:anchorId="6DBBDD84" wp14:editId="5B2DF6B4">
            <wp:extent cx="4200525" cy="2411785"/>
            <wp:effectExtent l="0" t="0" r="0" b="762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DGE-ciclo-de-vida-desarrollo-software-2.jpg"/>
                    <pic:cNvPicPr/>
                  </pic:nvPicPr>
                  <pic:blipFill>
                    <a:blip r:embed="rId14">
                      <a:extLst>
                        <a:ext uri="{28A0092B-C50C-407E-A947-70E740481C1C}">
                          <a14:useLocalDpi xmlns:a14="http://schemas.microsoft.com/office/drawing/2010/main" val="0"/>
                        </a:ext>
                      </a:extLst>
                    </a:blip>
                    <a:stretch>
                      <a:fillRect/>
                    </a:stretch>
                  </pic:blipFill>
                  <pic:spPr>
                    <a:xfrm>
                      <a:off x="0" y="0"/>
                      <a:ext cx="4219490" cy="2422674"/>
                    </a:xfrm>
                    <a:prstGeom prst="rect">
                      <a:avLst/>
                    </a:prstGeom>
                  </pic:spPr>
                </pic:pic>
              </a:graphicData>
            </a:graphic>
          </wp:inline>
        </w:drawing>
      </w:r>
    </w:p>
    <w:p w:rsidR="0024335E" w:rsidRDefault="0024335E" w:rsidP="00F86210">
      <w:pPr>
        <w:pStyle w:val="Epgrafe"/>
        <w:spacing w:line="360" w:lineRule="auto"/>
        <w:jc w:val="center"/>
        <w:rPr>
          <w:rFonts w:ascii="Arial" w:hAnsi="Arial" w:cs="Arial"/>
          <w:sz w:val="22"/>
          <w:szCs w:val="22"/>
        </w:rPr>
      </w:pPr>
      <w:bookmarkStart w:id="29" w:name="_Toc371885583"/>
      <w:r w:rsidRPr="007A4E5B">
        <w:rPr>
          <w:rFonts w:ascii="Arial" w:hAnsi="Arial" w:cs="Arial"/>
          <w:sz w:val="22"/>
          <w:szCs w:val="22"/>
        </w:rPr>
        <w:t xml:space="preserve">Ilustración </w:t>
      </w:r>
      <w:r w:rsidRPr="007A4E5B">
        <w:rPr>
          <w:rFonts w:ascii="Arial" w:hAnsi="Arial" w:cs="Arial"/>
          <w:sz w:val="22"/>
          <w:szCs w:val="22"/>
        </w:rPr>
        <w:fldChar w:fldCharType="begin"/>
      </w:r>
      <w:r w:rsidRPr="007A4E5B">
        <w:rPr>
          <w:rFonts w:ascii="Arial" w:hAnsi="Arial" w:cs="Arial"/>
          <w:sz w:val="22"/>
          <w:szCs w:val="22"/>
        </w:rPr>
        <w:instrText xml:space="preserve"> SEQ Ilustración \* ARABIC </w:instrText>
      </w:r>
      <w:r w:rsidRPr="007A4E5B">
        <w:rPr>
          <w:rFonts w:ascii="Arial" w:hAnsi="Arial" w:cs="Arial"/>
          <w:sz w:val="22"/>
          <w:szCs w:val="22"/>
        </w:rPr>
        <w:fldChar w:fldCharType="separate"/>
      </w:r>
      <w:r w:rsidR="00A93C1F">
        <w:rPr>
          <w:rFonts w:ascii="Arial" w:hAnsi="Arial" w:cs="Arial"/>
          <w:sz w:val="22"/>
          <w:szCs w:val="22"/>
        </w:rPr>
        <w:t>5</w:t>
      </w:r>
      <w:r w:rsidRPr="007A4E5B">
        <w:rPr>
          <w:rFonts w:ascii="Arial" w:hAnsi="Arial" w:cs="Arial"/>
          <w:sz w:val="22"/>
          <w:szCs w:val="22"/>
        </w:rPr>
        <w:fldChar w:fldCharType="end"/>
      </w:r>
      <w:r w:rsidRPr="007A4E5B">
        <w:rPr>
          <w:rFonts w:ascii="Arial" w:hAnsi="Arial" w:cs="Arial"/>
          <w:sz w:val="22"/>
          <w:szCs w:val="22"/>
        </w:rPr>
        <w:t xml:space="preserve"> - Diseño en cascada</w:t>
      </w:r>
      <w:bookmarkEnd w:id="29"/>
    </w:p>
    <w:p w:rsidR="0095740C" w:rsidRPr="0095740C" w:rsidRDefault="0095740C" w:rsidP="0095740C"/>
    <w:p w:rsidR="0024335E" w:rsidRDefault="0024335E" w:rsidP="00F86210">
      <w:pPr>
        <w:pStyle w:val="Ttulo2"/>
        <w:keepNext/>
        <w:keepLines/>
        <w:numPr>
          <w:ilvl w:val="0"/>
          <w:numId w:val="4"/>
        </w:numPr>
        <w:spacing w:before="200" w:after="0" w:line="360" w:lineRule="auto"/>
        <w:rPr>
          <w:rFonts w:ascii="Arial" w:eastAsia="Times New Roman" w:hAnsi="Arial" w:cs="Arial"/>
          <w:bCs/>
          <w:color w:val="auto"/>
          <w:sz w:val="24"/>
          <w:szCs w:val="24"/>
        </w:rPr>
      </w:pPr>
      <w:bookmarkStart w:id="30" w:name="_Toc371885482"/>
      <w:r w:rsidRPr="002B3D84">
        <w:rPr>
          <w:rFonts w:ascii="Arial" w:eastAsia="Times New Roman" w:hAnsi="Arial" w:cs="Arial"/>
          <w:color w:val="auto"/>
          <w:sz w:val="24"/>
          <w:szCs w:val="24"/>
        </w:rPr>
        <w:t>Estudio de Factibilidad</w:t>
      </w:r>
      <w:bookmarkEnd w:id="30"/>
    </w:p>
    <w:p w:rsidR="0024335E" w:rsidRDefault="0024335E" w:rsidP="00F86210">
      <w:pPr>
        <w:pStyle w:val="Ttulo3"/>
        <w:spacing w:line="360" w:lineRule="auto"/>
        <w:rPr>
          <w:rFonts w:ascii="Arial" w:hAnsi="Arial" w:cs="Arial"/>
          <w:color w:val="auto"/>
          <w:sz w:val="24"/>
          <w:szCs w:val="24"/>
        </w:rPr>
      </w:pPr>
      <w:bookmarkStart w:id="31" w:name="_Toc371885483"/>
      <w:r>
        <w:rPr>
          <w:rFonts w:ascii="Arial" w:hAnsi="Arial" w:cs="Arial"/>
          <w:color w:val="auto"/>
          <w:sz w:val="24"/>
          <w:szCs w:val="24"/>
        </w:rPr>
        <w:t>4.1.1</w:t>
      </w:r>
      <w:r>
        <w:rPr>
          <w:rFonts w:ascii="Arial" w:hAnsi="Arial" w:cs="Arial"/>
          <w:color w:val="auto"/>
          <w:sz w:val="24"/>
          <w:szCs w:val="24"/>
        </w:rPr>
        <w:tab/>
      </w:r>
      <w:r w:rsidRPr="002B3D84">
        <w:rPr>
          <w:rFonts w:ascii="Arial" w:hAnsi="Arial" w:cs="Arial"/>
          <w:color w:val="auto"/>
          <w:sz w:val="24"/>
          <w:szCs w:val="24"/>
        </w:rPr>
        <w:t>Alternativas de Solución</w:t>
      </w:r>
      <w:bookmarkEnd w:id="31"/>
    </w:p>
    <w:p w:rsidR="00ED7AAC" w:rsidRDefault="00ED7AAC" w:rsidP="00F86210">
      <w:pPr>
        <w:tabs>
          <w:tab w:val="right" w:pos="8080"/>
        </w:tabs>
        <w:spacing w:line="360" w:lineRule="auto"/>
        <w:ind w:firstLine="709"/>
        <w:jc w:val="both"/>
        <w:rPr>
          <w:rFonts w:ascii="Arial" w:hAnsi="Arial" w:cs="Arial"/>
          <w:b/>
          <w:sz w:val="24"/>
        </w:rPr>
      </w:pPr>
    </w:p>
    <w:p w:rsidR="0024335E" w:rsidRPr="002C30D4" w:rsidRDefault="0024335E" w:rsidP="00F86210">
      <w:pPr>
        <w:tabs>
          <w:tab w:val="right" w:pos="8080"/>
        </w:tabs>
        <w:spacing w:line="360" w:lineRule="auto"/>
        <w:ind w:firstLine="709"/>
        <w:jc w:val="both"/>
        <w:rPr>
          <w:rFonts w:ascii="Arial" w:hAnsi="Arial" w:cs="Arial"/>
          <w:sz w:val="24"/>
        </w:rPr>
      </w:pPr>
      <w:r w:rsidRPr="002C30D4">
        <w:rPr>
          <w:rFonts w:ascii="Arial" w:hAnsi="Arial" w:cs="Arial"/>
          <w:sz w:val="24"/>
        </w:rPr>
        <w:t xml:space="preserve">Considerando los requisitos a cubrir por el sistema, en base </w:t>
      </w:r>
      <w:r>
        <w:rPr>
          <w:rFonts w:ascii="Arial" w:hAnsi="Arial" w:cs="Arial"/>
          <w:sz w:val="24"/>
        </w:rPr>
        <w:t>a lo solicitado por la empresa L</w:t>
      </w:r>
      <w:r w:rsidRPr="002C30D4">
        <w:rPr>
          <w:rFonts w:ascii="Arial" w:hAnsi="Arial" w:cs="Arial"/>
          <w:sz w:val="24"/>
        </w:rPr>
        <w:t xml:space="preserve">azos, es que las alternativas de solución a analizar las </w:t>
      </w:r>
      <w:r>
        <w:rPr>
          <w:rFonts w:ascii="Arial" w:hAnsi="Arial" w:cs="Arial"/>
          <w:sz w:val="24"/>
        </w:rPr>
        <w:t>diferenciaremos en dos opciones.</w:t>
      </w:r>
      <w:r w:rsidRPr="002C30D4">
        <w:rPr>
          <w:rFonts w:ascii="Arial" w:hAnsi="Arial" w:cs="Arial"/>
          <w:sz w:val="24"/>
        </w:rPr>
        <w:t xml:space="preserve"> </w:t>
      </w:r>
      <w:r>
        <w:rPr>
          <w:rFonts w:ascii="Arial" w:hAnsi="Arial" w:cs="Arial"/>
          <w:sz w:val="24"/>
        </w:rPr>
        <w:t>L</w:t>
      </w:r>
      <w:r w:rsidRPr="002C30D4">
        <w:rPr>
          <w:rFonts w:ascii="Arial" w:hAnsi="Arial" w:cs="Arial"/>
          <w:sz w:val="24"/>
        </w:rPr>
        <w:t>a primera, optar por una alternativa de software que se pueda adquirir en el mercado</w:t>
      </w:r>
      <w:r>
        <w:rPr>
          <w:rFonts w:ascii="Arial" w:hAnsi="Arial" w:cs="Arial"/>
          <w:sz w:val="24"/>
        </w:rPr>
        <w:t>.</w:t>
      </w:r>
      <w:r w:rsidRPr="002C30D4">
        <w:rPr>
          <w:rFonts w:ascii="Arial" w:hAnsi="Arial" w:cs="Arial"/>
          <w:sz w:val="24"/>
        </w:rPr>
        <w:t xml:space="preserve"> </w:t>
      </w:r>
      <w:r>
        <w:rPr>
          <w:rFonts w:ascii="Arial" w:hAnsi="Arial" w:cs="Arial"/>
          <w:sz w:val="24"/>
        </w:rPr>
        <w:t>L</w:t>
      </w:r>
      <w:r w:rsidRPr="002C30D4">
        <w:rPr>
          <w:rFonts w:ascii="Arial" w:hAnsi="Arial" w:cs="Arial"/>
          <w:sz w:val="24"/>
        </w:rPr>
        <w:t>a segunda, optar por desarrollar el software a medida.</w:t>
      </w:r>
    </w:p>
    <w:p w:rsidR="0024335E" w:rsidRPr="005E2B99" w:rsidRDefault="0024335E" w:rsidP="00F86210">
      <w:pPr>
        <w:tabs>
          <w:tab w:val="right" w:pos="8080"/>
        </w:tabs>
        <w:spacing w:line="360" w:lineRule="auto"/>
        <w:jc w:val="both"/>
        <w:rPr>
          <w:rFonts w:ascii="Arial" w:hAnsi="Arial" w:cs="Arial"/>
          <w:b/>
          <w:sz w:val="24"/>
        </w:rPr>
      </w:pPr>
      <w:r w:rsidRPr="005E2B99">
        <w:rPr>
          <w:rFonts w:ascii="Arial" w:hAnsi="Arial" w:cs="Arial"/>
          <w:b/>
          <w:sz w:val="24"/>
        </w:rPr>
        <w:t>Software existente</w:t>
      </w:r>
    </w:p>
    <w:p w:rsidR="0024335E" w:rsidRPr="005E2B99" w:rsidRDefault="0024335E" w:rsidP="00F86210">
      <w:pPr>
        <w:tabs>
          <w:tab w:val="right" w:pos="8080"/>
        </w:tabs>
        <w:spacing w:line="360" w:lineRule="auto"/>
        <w:ind w:firstLine="709"/>
        <w:jc w:val="both"/>
        <w:rPr>
          <w:rFonts w:ascii="Arial" w:hAnsi="Arial" w:cs="Arial"/>
          <w:sz w:val="24"/>
        </w:rPr>
      </w:pPr>
      <w:r>
        <w:rPr>
          <w:rFonts w:ascii="Arial" w:hAnsi="Arial" w:cs="Arial"/>
          <w:sz w:val="24"/>
        </w:rPr>
        <w:t>Para esta alternativa de solución se deberá tener en consideración los productos ya existentes en el mercado actual descritos en el marco teórico, tener en cuenta sus características, costos, y si cumplen o no con suplir los requerimientos que abarca el sistema.</w:t>
      </w:r>
    </w:p>
    <w:p w:rsidR="0024335E" w:rsidRPr="005E2B99" w:rsidRDefault="0024335E" w:rsidP="00F86210">
      <w:pPr>
        <w:tabs>
          <w:tab w:val="right" w:pos="8080"/>
        </w:tabs>
        <w:spacing w:line="360" w:lineRule="auto"/>
        <w:jc w:val="both"/>
        <w:rPr>
          <w:rFonts w:ascii="Arial" w:hAnsi="Arial" w:cs="Arial"/>
          <w:b/>
          <w:sz w:val="24"/>
        </w:rPr>
      </w:pPr>
      <w:r w:rsidRPr="005E2B99">
        <w:rPr>
          <w:rFonts w:ascii="Arial" w:hAnsi="Arial" w:cs="Arial"/>
          <w:b/>
          <w:sz w:val="24"/>
        </w:rPr>
        <w:t>Software a medida</w:t>
      </w:r>
    </w:p>
    <w:p w:rsidR="004971BE" w:rsidRDefault="0024335E" w:rsidP="004971BE">
      <w:pPr>
        <w:tabs>
          <w:tab w:val="right" w:pos="8080"/>
        </w:tabs>
        <w:spacing w:line="360" w:lineRule="auto"/>
        <w:ind w:firstLine="709"/>
        <w:jc w:val="both"/>
        <w:rPr>
          <w:rFonts w:ascii="Arial" w:hAnsi="Arial" w:cs="Arial"/>
          <w:sz w:val="24"/>
        </w:rPr>
      </w:pPr>
      <w:r w:rsidRPr="005E2B99">
        <w:rPr>
          <w:rFonts w:ascii="Arial" w:hAnsi="Arial" w:cs="Arial"/>
          <w:sz w:val="24"/>
        </w:rPr>
        <w:t xml:space="preserve">Para esta alternativa de solución se deberá tener en consideración los lenguajes de programación descritos en el marco teórico, y la metodología de desarrollo de software </w:t>
      </w:r>
      <w:r w:rsidR="00BF1D90">
        <w:rPr>
          <w:rFonts w:ascii="Arial" w:hAnsi="Arial" w:cs="Arial"/>
          <w:sz w:val="24"/>
        </w:rPr>
        <w:t>mencionados</w:t>
      </w:r>
      <w:r w:rsidR="00BF1D90" w:rsidRPr="005E2B99">
        <w:rPr>
          <w:rFonts w:ascii="Arial" w:hAnsi="Arial" w:cs="Arial"/>
          <w:sz w:val="24"/>
        </w:rPr>
        <w:t xml:space="preserve"> </w:t>
      </w:r>
      <w:r w:rsidRPr="005E2B99">
        <w:rPr>
          <w:rFonts w:ascii="Arial" w:hAnsi="Arial" w:cs="Arial"/>
          <w:sz w:val="24"/>
        </w:rPr>
        <w:t>en l</w:t>
      </w:r>
      <w:r w:rsidR="004971BE">
        <w:rPr>
          <w:rFonts w:ascii="Arial" w:hAnsi="Arial" w:cs="Arial"/>
          <w:sz w:val="24"/>
        </w:rPr>
        <w:t xml:space="preserve">a introducción de este capítulo. </w:t>
      </w:r>
    </w:p>
    <w:p w:rsidR="00BC0829" w:rsidRPr="00F53412" w:rsidRDefault="00BC0829" w:rsidP="00BC0829">
      <w:pPr>
        <w:tabs>
          <w:tab w:val="right" w:pos="8080"/>
        </w:tabs>
        <w:spacing w:line="360" w:lineRule="auto"/>
        <w:ind w:firstLine="709"/>
        <w:jc w:val="both"/>
        <w:rPr>
          <w:rFonts w:ascii="Arial" w:hAnsi="Arial" w:cs="Arial"/>
          <w:sz w:val="24"/>
        </w:rPr>
      </w:pPr>
      <w:r w:rsidRPr="00F53412">
        <w:rPr>
          <w:rFonts w:ascii="Arial" w:hAnsi="Arial" w:cs="Arial"/>
          <w:sz w:val="24"/>
        </w:rPr>
        <w:t>A continuación se detallan las alternativas de solución que se consideran las más óptimas para el desarrollo de este proyecto:</w:t>
      </w:r>
    </w:p>
    <w:p w:rsidR="00BC0829" w:rsidRPr="00F53412" w:rsidRDefault="00BC0829" w:rsidP="00BC0829">
      <w:pPr>
        <w:pStyle w:val="Prrafodelista"/>
        <w:numPr>
          <w:ilvl w:val="1"/>
          <w:numId w:val="8"/>
        </w:numPr>
        <w:tabs>
          <w:tab w:val="right" w:pos="8080"/>
        </w:tabs>
        <w:spacing w:line="360" w:lineRule="auto"/>
        <w:jc w:val="both"/>
        <w:rPr>
          <w:rFonts w:ascii="Arial" w:hAnsi="Arial" w:cs="Arial"/>
          <w:sz w:val="24"/>
        </w:rPr>
      </w:pPr>
      <w:r w:rsidRPr="00F53412">
        <w:rPr>
          <w:rFonts w:ascii="Arial" w:hAnsi="Arial" w:cs="Arial"/>
          <w:sz w:val="24"/>
        </w:rPr>
        <w:t xml:space="preserve">Alternativa </w:t>
      </w:r>
      <w:r w:rsidR="00D301EB">
        <w:rPr>
          <w:rFonts w:ascii="Arial" w:hAnsi="Arial" w:cs="Arial"/>
          <w:sz w:val="24"/>
        </w:rPr>
        <w:t>N</w:t>
      </w:r>
      <w:r w:rsidRPr="00F53412">
        <w:rPr>
          <w:rFonts w:ascii="Arial" w:hAnsi="Arial" w:cs="Arial"/>
          <w:sz w:val="24"/>
        </w:rPr>
        <w:t xml:space="preserve">° 1: .NET y </w:t>
      </w:r>
      <w:r w:rsidR="00E73DD4">
        <w:rPr>
          <w:rFonts w:ascii="Arial" w:hAnsi="Arial" w:cs="Arial"/>
          <w:sz w:val="24"/>
        </w:rPr>
        <w:t>SLQ Server</w:t>
      </w:r>
      <w:r w:rsidRPr="00F53412">
        <w:rPr>
          <w:rFonts w:ascii="Arial" w:hAnsi="Arial" w:cs="Arial"/>
          <w:sz w:val="24"/>
        </w:rPr>
        <w:t xml:space="preserve">. Desarrollo de un sistema web en .net  con el gestor de base de datos </w:t>
      </w:r>
      <w:r w:rsidR="00E73DD4">
        <w:rPr>
          <w:rFonts w:ascii="Arial" w:hAnsi="Arial" w:cs="Arial"/>
          <w:sz w:val="24"/>
        </w:rPr>
        <w:t>SLQ Server</w:t>
      </w:r>
      <w:r w:rsidRPr="00F53412">
        <w:rPr>
          <w:rFonts w:ascii="Arial" w:hAnsi="Arial" w:cs="Arial"/>
          <w:sz w:val="24"/>
        </w:rPr>
        <w:t xml:space="preserve">. De esta forma generar un sistema de interfaz sencilla y amigable. </w:t>
      </w:r>
    </w:p>
    <w:p w:rsidR="00BC0829" w:rsidRPr="00F53412" w:rsidRDefault="00BC0829" w:rsidP="00BC0829">
      <w:pPr>
        <w:pStyle w:val="Prrafodelista"/>
        <w:tabs>
          <w:tab w:val="right" w:pos="8080"/>
        </w:tabs>
        <w:spacing w:line="360" w:lineRule="auto"/>
        <w:ind w:left="1080"/>
        <w:jc w:val="both"/>
        <w:rPr>
          <w:rFonts w:ascii="Arial" w:hAnsi="Arial" w:cs="Arial"/>
          <w:sz w:val="24"/>
        </w:rPr>
      </w:pPr>
    </w:p>
    <w:p w:rsidR="00BC0829" w:rsidRPr="00F53412" w:rsidRDefault="00BC0829" w:rsidP="00BC0829">
      <w:pPr>
        <w:pStyle w:val="Prrafodelista"/>
        <w:tabs>
          <w:tab w:val="right" w:pos="8080"/>
        </w:tabs>
        <w:spacing w:line="360" w:lineRule="auto"/>
        <w:ind w:left="1080"/>
        <w:jc w:val="both"/>
        <w:rPr>
          <w:rFonts w:ascii="Arial" w:hAnsi="Arial" w:cs="Arial"/>
          <w:sz w:val="24"/>
        </w:rPr>
      </w:pPr>
    </w:p>
    <w:p w:rsidR="00BC0829" w:rsidRPr="00F53412" w:rsidRDefault="00BC0829" w:rsidP="00BC0829">
      <w:pPr>
        <w:pStyle w:val="Prrafodelista"/>
        <w:numPr>
          <w:ilvl w:val="1"/>
          <w:numId w:val="8"/>
        </w:numPr>
        <w:tabs>
          <w:tab w:val="right" w:pos="8080"/>
        </w:tabs>
        <w:spacing w:line="360" w:lineRule="auto"/>
        <w:jc w:val="both"/>
        <w:rPr>
          <w:rFonts w:ascii="Arial" w:hAnsi="Arial" w:cs="Arial"/>
          <w:sz w:val="24"/>
        </w:rPr>
      </w:pPr>
      <w:r w:rsidRPr="00F53412">
        <w:rPr>
          <w:rFonts w:ascii="Arial" w:hAnsi="Arial" w:cs="Arial"/>
          <w:sz w:val="24"/>
        </w:rPr>
        <w:t xml:space="preserve">Alternativa </w:t>
      </w:r>
      <w:r w:rsidR="00D301EB">
        <w:rPr>
          <w:rFonts w:ascii="Arial" w:hAnsi="Arial" w:cs="Arial"/>
          <w:sz w:val="24"/>
        </w:rPr>
        <w:t>N</w:t>
      </w:r>
      <w:r w:rsidRPr="00F53412">
        <w:rPr>
          <w:rFonts w:ascii="Arial" w:hAnsi="Arial" w:cs="Arial"/>
          <w:sz w:val="24"/>
        </w:rPr>
        <w:t>° 2: PHP con MySQL. Desarrollo de un sistema web en PHP con el gestor de base de datos MySQL, generando un sistema seguro, amigable y optimo integrando diseños y estilos para una mej</w:t>
      </w:r>
      <w:r w:rsidR="007D0F93">
        <w:rPr>
          <w:rFonts w:ascii="Arial" w:hAnsi="Arial" w:cs="Arial"/>
          <w:sz w:val="24"/>
        </w:rPr>
        <w:t>or organización de la informació</w:t>
      </w:r>
      <w:r w:rsidRPr="00F53412">
        <w:rPr>
          <w:rFonts w:ascii="Arial" w:hAnsi="Arial" w:cs="Arial"/>
          <w:sz w:val="24"/>
        </w:rPr>
        <w:t xml:space="preserve">n. </w:t>
      </w:r>
    </w:p>
    <w:p w:rsidR="00BC0829" w:rsidRDefault="00BC0829" w:rsidP="00D44C17">
      <w:pPr>
        <w:tabs>
          <w:tab w:val="right" w:pos="8080"/>
        </w:tabs>
        <w:spacing w:line="360" w:lineRule="auto"/>
        <w:ind w:firstLine="709"/>
        <w:jc w:val="both"/>
        <w:rPr>
          <w:rFonts w:ascii="Arial" w:hAnsi="Arial" w:cs="Arial"/>
          <w:color w:val="auto"/>
          <w:sz w:val="24"/>
          <w:szCs w:val="24"/>
        </w:rPr>
      </w:pPr>
    </w:p>
    <w:p w:rsidR="0024335E" w:rsidRDefault="0024335E" w:rsidP="00F86210">
      <w:pPr>
        <w:pStyle w:val="Ttulo3"/>
        <w:spacing w:line="360" w:lineRule="auto"/>
        <w:rPr>
          <w:rFonts w:ascii="Arial" w:hAnsi="Arial" w:cs="Arial"/>
          <w:color w:val="auto"/>
          <w:sz w:val="24"/>
          <w:szCs w:val="24"/>
        </w:rPr>
      </w:pPr>
      <w:bookmarkStart w:id="32" w:name="_Toc371885484"/>
      <w:r w:rsidRPr="002B3D84">
        <w:rPr>
          <w:rFonts w:ascii="Arial" w:hAnsi="Arial" w:cs="Arial"/>
          <w:color w:val="auto"/>
          <w:sz w:val="24"/>
          <w:szCs w:val="24"/>
        </w:rPr>
        <w:t>4.1.2</w:t>
      </w:r>
      <w:r>
        <w:rPr>
          <w:rFonts w:ascii="Arial" w:hAnsi="Arial" w:cs="Arial"/>
          <w:color w:val="auto"/>
          <w:sz w:val="24"/>
          <w:szCs w:val="24"/>
        </w:rPr>
        <w:tab/>
      </w:r>
      <w:r w:rsidRPr="002B3D84">
        <w:rPr>
          <w:rFonts w:ascii="Arial" w:hAnsi="Arial" w:cs="Arial"/>
          <w:color w:val="auto"/>
          <w:sz w:val="24"/>
          <w:szCs w:val="24"/>
        </w:rPr>
        <w:t>Evaluación de Alternativas</w:t>
      </w:r>
      <w:bookmarkEnd w:id="32"/>
    </w:p>
    <w:p w:rsidR="0024335E" w:rsidRPr="005E2B99" w:rsidRDefault="0024335E" w:rsidP="00F86210">
      <w:pPr>
        <w:tabs>
          <w:tab w:val="right" w:pos="8080"/>
        </w:tabs>
        <w:spacing w:line="360" w:lineRule="auto"/>
        <w:ind w:firstLine="709"/>
        <w:jc w:val="both"/>
        <w:rPr>
          <w:rFonts w:ascii="Arial" w:hAnsi="Arial" w:cs="Arial"/>
          <w:sz w:val="24"/>
        </w:rPr>
      </w:pPr>
    </w:p>
    <w:p w:rsidR="00F94605" w:rsidRDefault="0024335E" w:rsidP="00BC0829">
      <w:pPr>
        <w:tabs>
          <w:tab w:val="right" w:pos="8080"/>
        </w:tabs>
        <w:spacing w:line="360" w:lineRule="auto"/>
        <w:ind w:firstLine="709"/>
        <w:jc w:val="both"/>
        <w:rPr>
          <w:rFonts w:ascii="Arial" w:hAnsi="Arial" w:cs="Arial"/>
          <w:sz w:val="24"/>
        </w:rPr>
      </w:pPr>
      <w:r w:rsidRPr="005E2B99">
        <w:rPr>
          <w:rFonts w:ascii="Arial" w:hAnsi="Arial" w:cs="Arial"/>
          <w:sz w:val="24"/>
        </w:rPr>
        <w:t>A continuación se describe la evaluación y especificación de las dos alternativas descritas anteriormente para la solución</w:t>
      </w:r>
      <w:r>
        <w:rPr>
          <w:rFonts w:ascii="Arial" w:hAnsi="Arial" w:cs="Arial"/>
          <w:sz w:val="24"/>
        </w:rPr>
        <w:t>, considerando los aspectos técnicos, económicos y operacionales de cada una, para final</w:t>
      </w:r>
      <w:r w:rsidR="00BC0829">
        <w:rPr>
          <w:rFonts w:ascii="Arial" w:hAnsi="Arial" w:cs="Arial"/>
          <w:sz w:val="24"/>
        </w:rPr>
        <w:t>mente realizar una comparación.</w:t>
      </w:r>
    </w:p>
    <w:p w:rsidR="00BC0829" w:rsidRPr="00BC0829" w:rsidRDefault="00BC0829" w:rsidP="00BC0829">
      <w:pPr>
        <w:tabs>
          <w:tab w:val="right" w:pos="8080"/>
        </w:tabs>
        <w:spacing w:line="360" w:lineRule="auto"/>
        <w:ind w:firstLine="709"/>
        <w:jc w:val="both"/>
        <w:rPr>
          <w:rFonts w:ascii="Arial" w:hAnsi="Arial" w:cs="Arial"/>
          <w:sz w:val="24"/>
        </w:rPr>
      </w:pPr>
    </w:p>
    <w:p w:rsidR="004A2582" w:rsidRDefault="0024335E" w:rsidP="004A2582">
      <w:pPr>
        <w:pStyle w:val="Ttulo4"/>
        <w:spacing w:line="360" w:lineRule="auto"/>
        <w:rPr>
          <w:rFonts w:ascii="Arial" w:hAnsi="Arial" w:cs="Arial"/>
          <w:color w:val="auto"/>
          <w:szCs w:val="24"/>
        </w:rPr>
      </w:pPr>
      <w:r w:rsidRPr="002B3D84">
        <w:rPr>
          <w:rFonts w:ascii="Arial" w:hAnsi="Arial" w:cs="Arial"/>
          <w:color w:val="auto"/>
          <w:szCs w:val="24"/>
        </w:rPr>
        <w:t>4.1.2.</w:t>
      </w:r>
      <w:r>
        <w:rPr>
          <w:rFonts w:ascii="Arial" w:hAnsi="Arial" w:cs="Arial"/>
          <w:color w:val="auto"/>
          <w:szCs w:val="24"/>
        </w:rPr>
        <w:t>1</w:t>
      </w:r>
      <w:r w:rsidRPr="002B3D84">
        <w:rPr>
          <w:rFonts w:ascii="Arial" w:hAnsi="Arial" w:cs="Arial"/>
          <w:color w:val="auto"/>
          <w:szCs w:val="24"/>
        </w:rPr>
        <w:t xml:space="preserve"> Factibilidad </w:t>
      </w:r>
      <w:r>
        <w:rPr>
          <w:rFonts w:ascii="Arial" w:hAnsi="Arial" w:cs="Arial"/>
          <w:color w:val="auto"/>
          <w:szCs w:val="24"/>
        </w:rPr>
        <w:t xml:space="preserve">Técnica </w:t>
      </w:r>
    </w:p>
    <w:p w:rsidR="004A2582" w:rsidRPr="004A2582" w:rsidRDefault="004A2582" w:rsidP="004A2582"/>
    <w:p w:rsidR="00F94605" w:rsidRDefault="00F94605" w:rsidP="00F94605">
      <w:pPr>
        <w:tabs>
          <w:tab w:val="right" w:pos="8080"/>
        </w:tabs>
        <w:spacing w:line="360" w:lineRule="auto"/>
        <w:ind w:firstLine="709"/>
        <w:jc w:val="both"/>
        <w:rPr>
          <w:rFonts w:ascii="Arial" w:hAnsi="Arial" w:cs="Arial"/>
          <w:sz w:val="24"/>
        </w:rPr>
      </w:pPr>
      <w:r w:rsidRPr="00CE1BB1">
        <w:rPr>
          <w:rFonts w:ascii="Arial" w:hAnsi="Arial" w:cs="Arial"/>
          <w:sz w:val="24"/>
        </w:rPr>
        <w:t>La factibilidad técnica tiene por objetivos evaluar si se cuenta con los recursos, conocimientos, herramientas, experiencia y el personal para llevar a cabo el diseño, implementación y operación de la soluciones propuestas.</w:t>
      </w:r>
    </w:p>
    <w:p w:rsidR="00F94605" w:rsidRDefault="00F94605" w:rsidP="00F94605">
      <w:pPr>
        <w:tabs>
          <w:tab w:val="right" w:pos="8080"/>
        </w:tabs>
        <w:spacing w:line="360" w:lineRule="auto"/>
        <w:ind w:firstLine="709"/>
        <w:jc w:val="both"/>
        <w:rPr>
          <w:rFonts w:ascii="Arial" w:hAnsi="Arial" w:cs="Arial"/>
          <w:sz w:val="24"/>
        </w:rPr>
      </w:pPr>
      <w:r>
        <w:rPr>
          <w:rFonts w:ascii="Arial" w:hAnsi="Arial" w:cs="Arial"/>
          <w:sz w:val="24"/>
        </w:rPr>
        <w:t>Evaluando la factibilidad técnica de la primera alternativa (Softwa</w:t>
      </w:r>
      <w:r w:rsidR="007D0F93">
        <w:rPr>
          <w:rFonts w:ascii="Arial" w:hAnsi="Arial" w:cs="Arial"/>
          <w:sz w:val="24"/>
        </w:rPr>
        <w:t>re existente) encontramos que té</w:t>
      </w:r>
      <w:r>
        <w:rPr>
          <w:rFonts w:ascii="Arial" w:hAnsi="Arial" w:cs="Arial"/>
          <w:sz w:val="24"/>
        </w:rPr>
        <w:t>cnicamente es más complejo para nuestro equipo de trabajo analizar software de tercer</w:t>
      </w:r>
      <w:r w:rsidR="007D0F93">
        <w:rPr>
          <w:rFonts w:ascii="Arial" w:hAnsi="Arial" w:cs="Arial"/>
          <w:sz w:val="24"/>
        </w:rPr>
        <w:t>os, lo que incrementarí</w:t>
      </w:r>
      <w:r>
        <w:rPr>
          <w:rFonts w:ascii="Arial" w:hAnsi="Arial" w:cs="Arial"/>
          <w:sz w:val="24"/>
        </w:rPr>
        <w:t>a los tiempos de desarrollo si se desea modificar por ejemplo el sistema OsTicket. En cambio si se opta por un sistema de códi</w:t>
      </w:r>
      <w:r w:rsidR="007D0F93">
        <w:rPr>
          <w:rFonts w:ascii="Arial" w:hAnsi="Arial" w:cs="Arial"/>
          <w:sz w:val="24"/>
        </w:rPr>
        <w:t>go cerrado o de pago no existirí</w:t>
      </w:r>
      <w:r>
        <w:rPr>
          <w:rFonts w:ascii="Arial" w:hAnsi="Arial" w:cs="Arial"/>
          <w:sz w:val="24"/>
        </w:rPr>
        <w:t xml:space="preserve">an incovenientes </w:t>
      </w:r>
      <w:r w:rsidR="007D0F93">
        <w:rPr>
          <w:rFonts w:ascii="Arial" w:hAnsi="Arial" w:cs="Arial"/>
          <w:sz w:val="24"/>
        </w:rPr>
        <w:t>té</w:t>
      </w:r>
      <w:r w:rsidR="009840D7">
        <w:rPr>
          <w:rFonts w:ascii="Arial" w:hAnsi="Arial" w:cs="Arial"/>
          <w:sz w:val="24"/>
        </w:rPr>
        <w:t>cnicos ya que el desarrollo só</w:t>
      </w:r>
      <w:r>
        <w:rPr>
          <w:rFonts w:ascii="Arial" w:hAnsi="Arial" w:cs="Arial"/>
          <w:sz w:val="24"/>
        </w:rPr>
        <w:t>lo se limitaria a instalar y configurar dichas soluciones.</w:t>
      </w:r>
    </w:p>
    <w:p w:rsidR="00F94605" w:rsidRDefault="009840D7" w:rsidP="00F94605">
      <w:pPr>
        <w:tabs>
          <w:tab w:val="right" w:pos="8080"/>
        </w:tabs>
        <w:spacing w:line="360" w:lineRule="auto"/>
        <w:ind w:firstLine="709"/>
        <w:jc w:val="both"/>
        <w:rPr>
          <w:rFonts w:ascii="Arial" w:hAnsi="Arial" w:cs="Arial"/>
          <w:sz w:val="24"/>
        </w:rPr>
      </w:pPr>
      <w:r>
        <w:rPr>
          <w:rFonts w:ascii="Arial" w:hAnsi="Arial" w:cs="Arial"/>
          <w:sz w:val="24"/>
        </w:rPr>
        <w:t>Evaluando la factibilidad té</w:t>
      </w:r>
      <w:r w:rsidR="00F94605" w:rsidRPr="00CE1BB1">
        <w:rPr>
          <w:rFonts w:ascii="Arial" w:hAnsi="Arial" w:cs="Arial"/>
          <w:sz w:val="24"/>
        </w:rPr>
        <w:t>cnica de la segunda alternativa (Softw</w:t>
      </w:r>
      <w:r w:rsidR="007D0F93">
        <w:rPr>
          <w:rFonts w:ascii="Arial" w:hAnsi="Arial" w:cs="Arial"/>
          <w:sz w:val="24"/>
        </w:rPr>
        <w:t>are a medida) encontramos que té</w:t>
      </w:r>
      <w:r w:rsidR="00F94605" w:rsidRPr="00CE1BB1">
        <w:rPr>
          <w:rFonts w:ascii="Arial" w:hAnsi="Arial" w:cs="Arial"/>
          <w:sz w:val="24"/>
        </w:rPr>
        <w:t xml:space="preserve">cnicamente es posible llevar a cabo el desarrollo del sistema, ya que nuestro equipo de trabajo tiene experiencia desarrollando sistemas en código libre y código licenciado. </w:t>
      </w:r>
    </w:p>
    <w:p w:rsidR="00F94605" w:rsidRDefault="009840D7" w:rsidP="00F94605">
      <w:pPr>
        <w:tabs>
          <w:tab w:val="right" w:pos="8080"/>
        </w:tabs>
        <w:spacing w:line="360" w:lineRule="auto"/>
        <w:ind w:firstLine="709"/>
        <w:jc w:val="both"/>
        <w:rPr>
          <w:rFonts w:ascii="Arial" w:hAnsi="Arial" w:cs="Arial"/>
          <w:sz w:val="24"/>
        </w:rPr>
      </w:pPr>
      <w:r>
        <w:rPr>
          <w:rFonts w:ascii="Arial" w:hAnsi="Arial" w:cs="Arial"/>
          <w:sz w:val="24"/>
        </w:rPr>
        <w:t>Tambié</w:t>
      </w:r>
      <w:r w:rsidR="00F94605" w:rsidRPr="00CE1BB1">
        <w:rPr>
          <w:rFonts w:ascii="Arial" w:hAnsi="Arial" w:cs="Arial"/>
          <w:sz w:val="24"/>
        </w:rPr>
        <w:t>n es importante destacar que cliente final, es decir</w:t>
      </w:r>
      <w:r>
        <w:rPr>
          <w:rFonts w:ascii="Arial" w:hAnsi="Arial" w:cs="Arial"/>
          <w:sz w:val="24"/>
        </w:rPr>
        <w:t>,</w:t>
      </w:r>
      <w:r w:rsidR="00F94605" w:rsidRPr="00CE1BB1">
        <w:rPr>
          <w:rFonts w:ascii="Arial" w:hAnsi="Arial" w:cs="Arial"/>
          <w:sz w:val="24"/>
        </w:rPr>
        <w:t xml:space="preserve"> la empresa Lazos </w:t>
      </w:r>
      <w:r w:rsidR="007D0F93">
        <w:rPr>
          <w:rFonts w:ascii="Arial" w:hAnsi="Arial" w:cs="Arial"/>
          <w:sz w:val="24"/>
        </w:rPr>
        <w:t xml:space="preserve">S.A, </w:t>
      </w:r>
      <w:r w:rsidR="00F94605" w:rsidRPr="00CE1BB1">
        <w:rPr>
          <w:rFonts w:ascii="Arial" w:hAnsi="Arial" w:cs="Arial"/>
          <w:sz w:val="24"/>
        </w:rPr>
        <w:t>se dedica al desarrollo de software, por lo que ellos mismos t</w:t>
      </w:r>
      <w:r>
        <w:rPr>
          <w:rFonts w:ascii="Arial" w:hAnsi="Arial" w:cs="Arial"/>
          <w:sz w:val="24"/>
        </w:rPr>
        <w:t>ambié</w:t>
      </w:r>
      <w:r w:rsidR="00F94605">
        <w:rPr>
          <w:rFonts w:ascii="Arial" w:hAnsi="Arial" w:cs="Arial"/>
          <w:sz w:val="24"/>
        </w:rPr>
        <w:t>n poseen el conocimiento té</w:t>
      </w:r>
      <w:r w:rsidR="00F94605" w:rsidRPr="00CE1BB1">
        <w:rPr>
          <w:rFonts w:ascii="Arial" w:hAnsi="Arial" w:cs="Arial"/>
          <w:sz w:val="24"/>
        </w:rPr>
        <w:t>cnico para posteriormente mantener el sistema.</w:t>
      </w:r>
    </w:p>
    <w:p w:rsidR="00F94605" w:rsidRDefault="00F94605" w:rsidP="00F94605">
      <w:pPr>
        <w:tabs>
          <w:tab w:val="right" w:pos="8080"/>
        </w:tabs>
        <w:spacing w:line="360" w:lineRule="auto"/>
        <w:ind w:firstLine="709"/>
        <w:jc w:val="both"/>
        <w:rPr>
          <w:rFonts w:ascii="Arial" w:hAnsi="Arial" w:cs="Arial"/>
          <w:sz w:val="24"/>
        </w:rPr>
      </w:pPr>
      <w:r w:rsidRPr="00CE1BB1">
        <w:rPr>
          <w:rFonts w:ascii="Arial" w:hAnsi="Arial" w:cs="Arial"/>
          <w:sz w:val="24"/>
        </w:rPr>
        <w:lastRenderedPageBreak/>
        <w:t>Respecto al hardware, como se ha definido en el</w:t>
      </w:r>
      <w:r w:rsidR="009840D7">
        <w:rPr>
          <w:rFonts w:ascii="Arial" w:hAnsi="Arial" w:cs="Arial"/>
          <w:sz w:val="24"/>
        </w:rPr>
        <w:t xml:space="preserve"> alcance del proyecto, ya estará</w:t>
      </w:r>
      <w:r w:rsidRPr="00CE1BB1">
        <w:rPr>
          <w:rFonts w:ascii="Arial" w:hAnsi="Arial" w:cs="Arial"/>
          <w:sz w:val="24"/>
        </w:rPr>
        <w:t xml:space="preserve"> definido por</w:t>
      </w:r>
      <w:r w:rsidR="009840D7">
        <w:rPr>
          <w:rFonts w:ascii="Arial" w:hAnsi="Arial" w:cs="Arial"/>
          <w:sz w:val="24"/>
        </w:rPr>
        <w:t xml:space="preserve"> el cliente, por lo que no existirá</w:t>
      </w:r>
      <w:r w:rsidRPr="00CE1BB1">
        <w:rPr>
          <w:rFonts w:ascii="Arial" w:hAnsi="Arial" w:cs="Arial"/>
          <w:sz w:val="24"/>
        </w:rPr>
        <w:t xml:space="preserve"> impedimento de este tipo para la implementación de la </w:t>
      </w:r>
      <w:r>
        <w:rPr>
          <w:rFonts w:ascii="Arial" w:hAnsi="Arial" w:cs="Arial"/>
          <w:sz w:val="24"/>
        </w:rPr>
        <w:t xml:space="preserve">primera o </w:t>
      </w:r>
      <w:r w:rsidRPr="00CE1BB1">
        <w:rPr>
          <w:rFonts w:ascii="Arial" w:hAnsi="Arial" w:cs="Arial"/>
          <w:sz w:val="24"/>
        </w:rPr>
        <w:t>segunda solución.</w:t>
      </w:r>
    </w:p>
    <w:p w:rsidR="004A2582" w:rsidRDefault="00C430AD" w:rsidP="00F94605">
      <w:pPr>
        <w:tabs>
          <w:tab w:val="right" w:pos="8080"/>
        </w:tabs>
        <w:spacing w:line="360" w:lineRule="auto"/>
        <w:ind w:firstLine="709"/>
        <w:jc w:val="both"/>
        <w:rPr>
          <w:rFonts w:ascii="Arial" w:hAnsi="Arial" w:cs="Arial"/>
          <w:sz w:val="24"/>
        </w:rPr>
      </w:pPr>
      <w:r>
        <w:rPr>
          <w:rFonts w:ascii="Arial" w:hAnsi="Arial" w:cs="Arial"/>
          <w:sz w:val="24"/>
        </w:rPr>
        <w:t>En relación</w:t>
      </w:r>
      <w:r w:rsidR="009840D7">
        <w:rPr>
          <w:rFonts w:ascii="Arial" w:hAnsi="Arial" w:cs="Arial"/>
          <w:sz w:val="24"/>
        </w:rPr>
        <w:t xml:space="preserve"> a las tecnologí</w:t>
      </w:r>
      <w:r w:rsidR="00F94605" w:rsidRPr="00CE1BB1">
        <w:rPr>
          <w:rFonts w:ascii="Arial" w:hAnsi="Arial" w:cs="Arial"/>
          <w:sz w:val="24"/>
        </w:rPr>
        <w:t>as, actualmente los software de desarrollo o docume</w:t>
      </w:r>
      <w:r w:rsidR="009840D7">
        <w:rPr>
          <w:rFonts w:ascii="Arial" w:hAnsi="Arial" w:cs="Arial"/>
          <w:sz w:val="24"/>
        </w:rPr>
        <w:t>ntación asociada a las tecnologí</w:t>
      </w:r>
      <w:r w:rsidR="00F94605" w:rsidRPr="00CE1BB1">
        <w:rPr>
          <w:rFonts w:ascii="Arial" w:hAnsi="Arial" w:cs="Arial"/>
          <w:sz w:val="24"/>
        </w:rPr>
        <w:t>as son de disposición libre, y no existen impedimentos para manejarlos, ya que nuestro equipo de trabajo cuenta con los conocimientos en el manejo de herramientos de desarrollo.</w:t>
      </w:r>
    </w:p>
    <w:p w:rsidR="007B442D" w:rsidRDefault="007B442D" w:rsidP="007B442D">
      <w:pPr>
        <w:shd w:val="clear" w:color="auto" w:fill="FFFFFF" w:themeFill="background1"/>
        <w:tabs>
          <w:tab w:val="right" w:pos="8080"/>
        </w:tabs>
        <w:spacing w:line="360" w:lineRule="auto"/>
        <w:ind w:firstLine="709"/>
        <w:jc w:val="both"/>
        <w:rPr>
          <w:rFonts w:ascii="Arial" w:hAnsi="Arial" w:cs="Arial"/>
          <w:sz w:val="24"/>
        </w:rPr>
      </w:pPr>
      <w:r w:rsidRPr="00AB74BF">
        <w:rPr>
          <w:rFonts w:ascii="Arial" w:hAnsi="Arial" w:cs="Arial"/>
          <w:sz w:val="24"/>
        </w:rPr>
        <w:t>Para la implementación y desarrollo de las alternativas propuestas se necesita lo siguiente:</w:t>
      </w:r>
    </w:p>
    <w:p w:rsidR="007B442D" w:rsidRPr="00B51E26" w:rsidRDefault="007B442D" w:rsidP="00D87DC0">
      <w:pPr>
        <w:tabs>
          <w:tab w:val="right" w:pos="8080"/>
        </w:tabs>
        <w:spacing w:line="360" w:lineRule="auto"/>
        <w:ind w:firstLine="709"/>
        <w:jc w:val="center"/>
        <w:rPr>
          <w:rFonts w:ascii="Arial" w:hAnsi="Arial" w:cs="Arial"/>
          <w:b/>
          <w:sz w:val="24"/>
        </w:rPr>
      </w:pPr>
      <w:r w:rsidRPr="00B51E26">
        <w:rPr>
          <w:rFonts w:ascii="Arial" w:hAnsi="Arial" w:cs="Arial"/>
          <w:b/>
          <w:sz w:val="24"/>
        </w:rPr>
        <w:t xml:space="preserve">Alternativa N° 1 .NET con </w:t>
      </w:r>
      <w:r w:rsidR="00844598" w:rsidRPr="00844598">
        <w:rPr>
          <w:rFonts w:ascii="Arial" w:hAnsi="Arial" w:cs="Arial"/>
          <w:b/>
          <w:sz w:val="24"/>
        </w:rPr>
        <w:t>SQL</w:t>
      </w:r>
      <w:r w:rsidR="00844598">
        <w:rPr>
          <w:rFonts w:ascii="Arial" w:hAnsi="Arial" w:cs="Arial"/>
          <w:sz w:val="24"/>
        </w:rPr>
        <w:t xml:space="preserve"> </w:t>
      </w:r>
      <w:r w:rsidR="00E73DD4" w:rsidRPr="00E73DD4">
        <w:rPr>
          <w:rFonts w:ascii="Arial" w:hAnsi="Arial" w:cs="Arial"/>
          <w:b/>
          <w:sz w:val="24"/>
        </w:rPr>
        <w:t>Server</w:t>
      </w:r>
    </w:p>
    <w:tbl>
      <w:tblPr>
        <w:tblStyle w:val="Tablaconcuadrcula"/>
        <w:tblW w:w="0" w:type="auto"/>
        <w:tblLook w:val="04A0" w:firstRow="1" w:lastRow="0" w:firstColumn="1" w:lastColumn="0" w:noHBand="0" w:noVBand="1"/>
      </w:tblPr>
      <w:tblGrid>
        <w:gridCol w:w="7338"/>
        <w:gridCol w:w="1640"/>
      </w:tblGrid>
      <w:tr w:rsidR="007B442D" w:rsidTr="00156702">
        <w:tc>
          <w:tcPr>
            <w:tcW w:w="7338" w:type="dxa"/>
            <w:shd w:val="clear" w:color="auto" w:fill="C4BC96" w:themeFill="background2" w:themeFillShade="BF"/>
          </w:tcPr>
          <w:p w:rsidR="007B442D" w:rsidRPr="0040057F" w:rsidRDefault="007B442D" w:rsidP="00261D99">
            <w:pPr>
              <w:tabs>
                <w:tab w:val="right" w:pos="8080"/>
              </w:tabs>
              <w:spacing w:line="360" w:lineRule="auto"/>
              <w:jc w:val="center"/>
              <w:rPr>
                <w:rFonts w:ascii="Arial" w:hAnsi="Arial" w:cs="Arial"/>
                <w:sz w:val="24"/>
              </w:rPr>
            </w:pPr>
            <w:r w:rsidRPr="0040057F">
              <w:rPr>
                <w:rFonts w:ascii="Arial" w:hAnsi="Arial" w:cs="Arial"/>
                <w:sz w:val="24"/>
              </w:rPr>
              <w:t>Detalle</w:t>
            </w:r>
          </w:p>
        </w:tc>
        <w:tc>
          <w:tcPr>
            <w:tcW w:w="1640" w:type="dxa"/>
            <w:shd w:val="clear" w:color="auto" w:fill="C4BC96" w:themeFill="background2" w:themeFillShade="BF"/>
          </w:tcPr>
          <w:p w:rsidR="007B442D" w:rsidRPr="0040057F" w:rsidRDefault="007B442D" w:rsidP="00261D99">
            <w:pPr>
              <w:tabs>
                <w:tab w:val="right" w:pos="8080"/>
              </w:tabs>
              <w:spacing w:line="360" w:lineRule="auto"/>
              <w:jc w:val="center"/>
              <w:rPr>
                <w:rFonts w:ascii="Arial" w:hAnsi="Arial" w:cs="Arial"/>
                <w:sz w:val="24"/>
              </w:rPr>
            </w:pPr>
            <w:r w:rsidRPr="0040057F">
              <w:rPr>
                <w:rFonts w:ascii="Arial" w:hAnsi="Arial" w:cs="Arial"/>
                <w:sz w:val="24"/>
              </w:rPr>
              <w:t>Cantidad</w:t>
            </w:r>
          </w:p>
        </w:tc>
      </w:tr>
      <w:tr w:rsidR="007B442D" w:rsidTr="00156702">
        <w:tc>
          <w:tcPr>
            <w:tcW w:w="7338" w:type="dxa"/>
          </w:tcPr>
          <w:p w:rsidR="007B442D" w:rsidRDefault="007B442D" w:rsidP="00C76CB1">
            <w:pPr>
              <w:tabs>
                <w:tab w:val="right" w:pos="8080"/>
              </w:tabs>
              <w:spacing w:line="360" w:lineRule="auto"/>
              <w:rPr>
                <w:rFonts w:ascii="Arial" w:hAnsi="Arial" w:cs="Arial"/>
                <w:sz w:val="24"/>
              </w:rPr>
            </w:pPr>
            <w:r>
              <w:rPr>
                <w:rFonts w:ascii="Arial" w:hAnsi="Arial" w:cs="Arial"/>
                <w:sz w:val="24"/>
              </w:rPr>
              <w:t>Servidor Procesador I3 2.7 GHZ, RAM 8 Gb DDR3 HD 2,0 TB</w:t>
            </w:r>
          </w:p>
        </w:tc>
        <w:tc>
          <w:tcPr>
            <w:tcW w:w="1640" w:type="dxa"/>
          </w:tcPr>
          <w:p w:rsidR="007B442D" w:rsidRDefault="007B442D" w:rsidP="00261D99">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73DD4">
              <w:rPr>
                <w:rFonts w:ascii="Arial" w:hAnsi="Arial" w:cs="Arial"/>
                <w:sz w:val="24"/>
              </w:rPr>
              <w:t>SLQ Server</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bl>
    <w:p w:rsidR="007B442D" w:rsidRDefault="007B442D" w:rsidP="007B442D">
      <w:pPr>
        <w:tabs>
          <w:tab w:val="right" w:pos="8080"/>
        </w:tabs>
        <w:spacing w:line="360" w:lineRule="auto"/>
        <w:ind w:firstLine="709"/>
        <w:jc w:val="both"/>
        <w:rPr>
          <w:rFonts w:ascii="Arial" w:hAnsi="Arial" w:cs="Arial"/>
          <w:sz w:val="24"/>
        </w:rPr>
      </w:pPr>
    </w:p>
    <w:p w:rsidR="007B442D" w:rsidRDefault="007B442D" w:rsidP="007B442D">
      <w:pPr>
        <w:tabs>
          <w:tab w:val="right" w:pos="8080"/>
        </w:tabs>
        <w:spacing w:line="360" w:lineRule="auto"/>
        <w:ind w:firstLine="709"/>
        <w:jc w:val="both"/>
        <w:rPr>
          <w:rFonts w:ascii="Arial" w:hAnsi="Arial" w:cs="Arial"/>
          <w:sz w:val="24"/>
        </w:rPr>
      </w:pPr>
    </w:p>
    <w:p w:rsidR="007B442D" w:rsidRPr="00B51E26" w:rsidRDefault="007B442D" w:rsidP="00D87DC0">
      <w:pPr>
        <w:tabs>
          <w:tab w:val="right" w:pos="8080"/>
        </w:tabs>
        <w:spacing w:line="360" w:lineRule="auto"/>
        <w:ind w:firstLine="709"/>
        <w:jc w:val="center"/>
        <w:rPr>
          <w:rFonts w:ascii="Arial" w:hAnsi="Arial" w:cs="Arial"/>
          <w:b/>
          <w:sz w:val="24"/>
        </w:rPr>
      </w:pPr>
      <w:r w:rsidRPr="00B51E26">
        <w:rPr>
          <w:rFonts w:ascii="Arial" w:hAnsi="Arial" w:cs="Arial"/>
          <w:b/>
          <w:sz w:val="24"/>
        </w:rPr>
        <w:t>Alternativa N° 2 PHP con MySQL</w:t>
      </w:r>
    </w:p>
    <w:tbl>
      <w:tblPr>
        <w:tblStyle w:val="Tablaconcuadrcula"/>
        <w:tblW w:w="0" w:type="auto"/>
        <w:tblLook w:val="04A0" w:firstRow="1" w:lastRow="0" w:firstColumn="1" w:lastColumn="0" w:noHBand="0" w:noVBand="1"/>
      </w:tblPr>
      <w:tblGrid>
        <w:gridCol w:w="7338"/>
        <w:gridCol w:w="1640"/>
      </w:tblGrid>
      <w:tr w:rsidR="007B442D" w:rsidTr="00156702">
        <w:tc>
          <w:tcPr>
            <w:tcW w:w="7338" w:type="dxa"/>
            <w:shd w:val="clear" w:color="auto" w:fill="C4BC96" w:themeFill="background2" w:themeFillShade="BF"/>
          </w:tcPr>
          <w:p w:rsidR="007B442D" w:rsidRPr="0040057F" w:rsidRDefault="007B442D"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640" w:type="dxa"/>
            <w:shd w:val="clear" w:color="auto" w:fill="C4BC96" w:themeFill="background2" w:themeFillShade="BF"/>
          </w:tcPr>
          <w:p w:rsidR="007B442D" w:rsidRPr="0040057F" w:rsidRDefault="007B442D" w:rsidP="00156702">
            <w:pPr>
              <w:tabs>
                <w:tab w:val="right" w:pos="8080"/>
              </w:tabs>
              <w:spacing w:line="360" w:lineRule="auto"/>
              <w:jc w:val="center"/>
              <w:rPr>
                <w:rFonts w:ascii="Arial" w:hAnsi="Arial" w:cs="Arial"/>
                <w:sz w:val="24"/>
              </w:rPr>
            </w:pPr>
            <w:r w:rsidRPr="0040057F">
              <w:rPr>
                <w:rFonts w:ascii="Arial" w:hAnsi="Arial" w:cs="Arial"/>
                <w:sz w:val="24"/>
              </w:rPr>
              <w:t>Cantidad</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977E6" w:rsidRPr="00E977E6">
              <w:rPr>
                <w:rFonts w:ascii="Arial" w:hAnsi="Arial" w:cs="Arial"/>
                <w:sz w:val="24"/>
              </w:rPr>
              <w:t>MySQL</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bl>
    <w:p w:rsidR="007B442D" w:rsidRDefault="007B442D" w:rsidP="007B442D">
      <w:pPr>
        <w:tabs>
          <w:tab w:val="right" w:pos="8080"/>
        </w:tabs>
        <w:spacing w:line="360" w:lineRule="auto"/>
        <w:ind w:firstLine="709"/>
        <w:jc w:val="both"/>
        <w:rPr>
          <w:rFonts w:ascii="Arial" w:hAnsi="Arial" w:cs="Arial"/>
          <w:sz w:val="24"/>
        </w:rPr>
      </w:pPr>
    </w:p>
    <w:p w:rsidR="007B442D" w:rsidRPr="00F94605" w:rsidRDefault="007B442D" w:rsidP="007B442D">
      <w:pPr>
        <w:tabs>
          <w:tab w:val="right" w:pos="8080"/>
        </w:tabs>
        <w:spacing w:line="360" w:lineRule="auto"/>
        <w:ind w:firstLine="709"/>
        <w:jc w:val="both"/>
        <w:rPr>
          <w:rFonts w:ascii="Arial" w:hAnsi="Arial" w:cs="Arial"/>
          <w:sz w:val="24"/>
        </w:rPr>
      </w:pPr>
      <w:r>
        <w:rPr>
          <w:rFonts w:ascii="Arial" w:hAnsi="Arial" w:cs="Arial"/>
          <w:sz w:val="24"/>
        </w:rPr>
        <w:lastRenderedPageBreak/>
        <w:t>A diferencia de la alternativa N° 1 nos encontramos con varios puntos a favor para el desarrollo de este proyecto</w:t>
      </w:r>
      <w:r w:rsidR="007D0F93">
        <w:rPr>
          <w:rFonts w:ascii="Arial" w:hAnsi="Arial" w:cs="Arial"/>
          <w:sz w:val="24"/>
        </w:rPr>
        <w:t>,</w:t>
      </w:r>
      <w:r>
        <w:rPr>
          <w:rFonts w:ascii="Arial" w:hAnsi="Arial" w:cs="Arial"/>
          <w:sz w:val="24"/>
        </w:rPr>
        <w:t xml:space="preserve"> ya que la empresa Lazos </w:t>
      </w:r>
      <w:r w:rsidR="007D0F93">
        <w:rPr>
          <w:rFonts w:ascii="Arial" w:hAnsi="Arial" w:cs="Arial"/>
          <w:sz w:val="24"/>
        </w:rPr>
        <w:t xml:space="preserve">S.A </w:t>
      </w:r>
      <w:r>
        <w:rPr>
          <w:rFonts w:ascii="Arial" w:hAnsi="Arial" w:cs="Arial"/>
          <w:sz w:val="24"/>
        </w:rPr>
        <w:t xml:space="preserve">cuenta con el servidor para la implementación del </w:t>
      </w:r>
      <w:r w:rsidR="007D0F93">
        <w:rPr>
          <w:rFonts w:ascii="Arial" w:hAnsi="Arial" w:cs="Arial"/>
          <w:sz w:val="24"/>
        </w:rPr>
        <w:t>sistema y el soporte para MySQL.</w:t>
      </w:r>
    </w:p>
    <w:p w:rsidR="00625F45" w:rsidRDefault="00625F45" w:rsidP="005E2B99">
      <w:pPr>
        <w:tabs>
          <w:tab w:val="right" w:pos="8080"/>
        </w:tabs>
        <w:spacing w:line="360" w:lineRule="auto"/>
        <w:ind w:firstLine="709"/>
        <w:jc w:val="both"/>
        <w:rPr>
          <w:rFonts w:ascii="Arial" w:hAnsi="Arial" w:cs="Arial"/>
          <w:sz w:val="24"/>
        </w:rPr>
      </w:pPr>
    </w:p>
    <w:p w:rsidR="00E51154" w:rsidRPr="002B3D84" w:rsidRDefault="00E51154" w:rsidP="00F724CF">
      <w:pPr>
        <w:pStyle w:val="Ttulo4"/>
        <w:spacing w:line="360" w:lineRule="auto"/>
        <w:jc w:val="both"/>
        <w:rPr>
          <w:rFonts w:ascii="Arial" w:hAnsi="Arial" w:cs="Arial"/>
          <w:color w:val="auto"/>
          <w:szCs w:val="24"/>
        </w:rPr>
      </w:pPr>
      <w:r w:rsidRPr="002B3D84">
        <w:rPr>
          <w:rFonts w:ascii="Arial" w:hAnsi="Arial" w:cs="Arial"/>
          <w:color w:val="auto"/>
          <w:szCs w:val="24"/>
        </w:rPr>
        <w:t>4.1.2.2 Factibilidad Económica</w:t>
      </w:r>
    </w:p>
    <w:p w:rsidR="00E51154" w:rsidRDefault="00E51154" w:rsidP="00F724CF">
      <w:pPr>
        <w:spacing w:line="360" w:lineRule="auto"/>
        <w:jc w:val="both"/>
        <w:rPr>
          <w:rFonts w:ascii="Arial" w:hAnsi="Arial" w:cs="Arial"/>
          <w:color w:val="auto"/>
          <w:sz w:val="24"/>
          <w:szCs w:val="24"/>
        </w:rPr>
      </w:pPr>
    </w:p>
    <w:p w:rsidR="005171F3" w:rsidRDefault="005171F3" w:rsidP="005171F3">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En </w:t>
      </w:r>
      <w:r>
        <w:rPr>
          <w:rFonts w:ascii="Arial" w:hAnsi="Arial" w:cs="Arial"/>
          <w:sz w:val="24"/>
          <w:szCs w:val="24"/>
        </w:rPr>
        <w:t>relación</w:t>
      </w:r>
      <w:r>
        <w:rPr>
          <w:rFonts w:ascii="Arial" w:hAnsi="Arial" w:cs="Arial"/>
          <w:color w:val="auto"/>
          <w:sz w:val="24"/>
          <w:szCs w:val="24"/>
        </w:rPr>
        <w:t xml:space="preserve"> a las alternativas de </w:t>
      </w:r>
      <w:r>
        <w:rPr>
          <w:rFonts w:ascii="Arial" w:hAnsi="Arial" w:cs="Arial"/>
          <w:sz w:val="24"/>
          <w:szCs w:val="24"/>
        </w:rPr>
        <w:t>solución</w:t>
      </w:r>
      <w:r>
        <w:rPr>
          <w:rFonts w:ascii="Arial" w:hAnsi="Arial" w:cs="Arial"/>
          <w:color w:val="auto"/>
          <w:sz w:val="24"/>
          <w:szCs w:val="24"/>
        </w:rPr>
        <w:t xml:space="preserve">. A </w:t>
      </w:r>
      <w:r>
        <w:rPr>
          <w:rFonts w:ascii="Arial" w:hAnsi="Arial" w:cs="Arial"/>
          <w:sz w:val="24"/>
          <w:szCs w:val="24"/>
        </w:rPr>
        <w:t>continuación</w:t>
      </w:r>
      <w:r>
        <w:rPr>
          <w:rFonts w:ascii="Arial" w:hAnsi="Arial" w:cs="Arial"/>
          <w:color w:val="auto"/>
          <w:sz w:val="24"/>
          <w:szCs w:val="24"/>
        </w:rPr>
        <w:t xml:space="preserve"> se </w:t>
      </w:r>
      <w:r>
        <w:rPr>
          <w:rFonts w:ascii="Arial" w:hAnsi="Arial" w:cs="Arial"/>
          <w:sz w:val="24"/>
          <w:szCs w:val="24"/>
        </w:rPr>
        <w:t>evalúa</w:t>
      </w:r>
      <w:r>
        <w:rPr>
          <w:rFonts w:ascii="Arial" w:hAnsi="Arial" w:cs="Arial"/>
          <w:color w:val="auto"/>
          <w:sz w:val="24"/>
          <w:szCs w:val="24"/>
        </w:rPr>
        <w:t xml:space="preserve"> la factibilidad </w:t>
      </w:r>
      <w:r>
        <w:rPr>
          <w:rFonts w:ascii="Arial" w:hAnsi="Arial" w:cs="Arial"/>
          <w:sz w:val="24"/>
          <w:szCs w:val="24"/>
        </w:rPr>
        <w:t>económica</w:t>
      </w:r>
      <w:r>
        <w:rPr>
          <w:rFonts w:ascii="Arial" w:hAnsi="Arial" w:cs="Arial"/>
          <w:color w:val="auto"/>
          <w:sz w:val="24"/>
          <w:szCs w:val="24"/>
        </w:rPr>
        <w:t xml:space="preserve"> para cada alternativa propuesta.</w:t>
      </w:r>
    </w:p>
    <w:p w:rsidR="005171F3" w:rsidRPr="0099127A" w:rsidRDefault="005171F3" w:rsidP="00D87DC0">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 xml:space="preserve">Alternativa N° 1 .net con </w:t>
      </w:r>
      <w:r w:rsidR="00844598" w:rsidRPr="00844598">
        <w:rPr>
          <w:rFonts w:ascii="Arial" w:hAnsi="Arial" w:cs="Arial"/>
          <w:b/>
          <w:sz w:val="24"/>
        </w:rPr>
        <w:t>SQL Server</w:t>
      </w:r>
    </w:p>
    <w:tbl>
      <w:tblPr>
        <w:tblStyle w:val="Tablaconcuadrcula"/>
        <w:tblW w:w="0" w:type="auto"/>
        <w:tblLook w:val="04A0" w:firstRow="1" w:lastRow="0" w:firstColumn="1" w:lastColumn="0" w:noHBand="0" w:noVBand="1"/>
      </w:tblPr>
      <w:tblGrid>
        <w:gridCol w:w="6459"/>
        <w:gridCol w:w="1243"/>
        <w:gridCol w:w="1352"/>
      </w:tblGrid>
      <w:tr w:rsidR="005171F3" w:rsidTr="00156702">
        <w:tc>
          <w:tcPr>
            <w:tcW w:w="6459"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243"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5171F3" w:rsidRPr="0040057F" w:rsidRDefault="0047117E" w:rsidP="00156702">
            <w:pPr>
              <w:tabs>
                <w:tab w:val="right" w:pos="8080"/>
              </w:tabs>
              <w:spacing w:line="360" w:lineRule="auto"/>
              <w:jc w:val="center"/>
              <w:rPr>
                <w:rFonts w:ascii="Arial" w:hAnsi="Arial" w:cs="Arial"/>
                <w:sz w:val="24"/>
              </w:rPr>
            </w:pPr>
            <w:r w:rsidRPr="0040057F">
              <w:rPr>
                <w:rFonts w:ascii="Arial" w:hAnsi="Arial" w:cs="Arial"/>
                <w:color w:val="auto"/>
                <w:sz w:val="24"/>
                <w:szCs w:val="24"/>
              </w:rPr>
              <w:t xml:space="preserve">Costo </w:t>
            </w:r>
            <w:r w:rsidR="005171F3" w:rsidRPr="0040057F">
              <w:rPr>
                <w:rFonts w:ascii="Arial" w:hAnsi="Arial" w:cs="Arial"/>
                <w:sz w:val="24"/>
              </w:rPr>
              <w:t>$</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500.000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w:t>
            </w:r>
            <w:r w:rsidR="00844598">
              <w:rPr>
                <w:rFonts w:ascii="Arial" w:hAnsi="Arial" w:cs="Arial"/>
                <w:sz w:val="24"/>
              </w:rPr>
              <w:t>SQL Server</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163.000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203.000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522.000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sidRPr="00EC776D">
              <w:rPr>
                <w:rFonts w:ascii="Arial" w:hAnsi="Arial" w:cs="Arial"/>
                <w:sz w:val="24"/>
              </w:rPr>
              <w:t>25</w:t>
            </w:r>
            <w:r>
              <w:rPr>
                <w:rFonts w:ascii="Arial" w:hAnsi="Arial" w:cs="Arial"/>
                <w:sz w:val="24"/>
              </w:rPr>
              <w:t>3.000</w:t>
            </w:r>
          </w:p>
        </w:tc>
      </w:tr>
      <w:tr w:rsidR="005171F3"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5171F3" w:rsidRDefault="005171F3" w:rsidP="005171F3">
      <w:pPr>
        <w:spacing w:line="360" w:lineRule="auto"/>
        <w:ind w:firstLine="720"/>
        <w:jc w:val="both"/>
        <w:rPr>
          <w:rFonts w:ascii="Arial" w:hAnsi="Arial" w:cs="Arial"/>
          <w:color w:val="auto"/>
          <w:sz w:val="24"/>
          <w:szCs w:val="24"/>
        </w:rPr>
      </w:pPr>
    </w:p>
    <w:p w:rsidR="005171F3" w:rsidRPr="0099127A" w:rsidRDefault="005171F3" w:rsidP="00D87DC0">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5171F3" w:rsidTr="00156702">
        <w:tc>
          <w:tcPr>
            <w:tcW w:w="6459"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243"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5171F3" w:rsidRPr="0040057F" w:rsidRDefault="0047117E" w:rsidP="00156702">
            <w:pPr>
              <w:tabs>
                <w:tab w:val="right" w:pos="8080"/>
              </w:tabs>
              <w:spacing w:line="360" w:lineRule="auto"/>
              <w:jc w:val="center"/>
              <w:rPr>
                <w:rFonts w:ascii="Arial" w:hAnsi="Arial" w:cs="Arial"/>
                <w:sz w:val="24"/>
              </w:rPr>
            </w:pPr>
            <w:r w:rsidRPr="0040057F">
              <w:rPr>
                <w:rFonts w:ascii="Arial" w:hAnsi="Arial" w:cs="Arial"/>
                <w:color w:val="auto"/>
                <w:sz w:val="24"/>
                <w:szCs w:val="24"/>
              </w:rPr>
              <w:t xml:space="preserve">Costo </w:t>
            </w:r>
            <w:r w:rsidR="005171F3" w:rsidRPr="0040057F">
              <w:rPr>
                <w:rFonts w:ascii="Arial" w:hAnsi="Arial" w:cs="Arial"/>
                <w:sz w:val="24"/>
              </w:rPr>
              <w:t>$</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Servidor Procesador I5 2.7 GHZ, RAM 8 Gb DDR3, HD 2,0 TB</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500.000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977E6" w:rsidRPr="00E977E6">
              <w:rPr>
                <w:rFonts w:ascii="Arial" w:hAnsi="Arial" w:cs="Arial"/>
                <w:sz w:val="24"/>
              </w:rPr>
              <w:t>MySQL</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5A6C58">
            <w:pPr>
              <w:tabs>
                <w:tab w:val="right" w:pos="8080"/>
              </w:tabs>
              <w:spacing w:line="360" w:lineRule="auto"/>
              <w:jc w:val="center"/>
              <w:rPr>
                <w:rFonts w:ascii="Arial" w:hAnsi="Arial" w:cs="Arial"/>
                <w:sz w:val="24"/>
              </w:rPr>
            </w:pPr>
            <w:r>
              <w:rPr>
                <w:rFonts w:ascii="Arial" w:hAnsi="Arial" w:cs="Arial"/>
                <w:sz w:val="24"/>
              </w:rPr>
              <w:t>1</w:t>
            </w:r>
            <w:r w:rsidR="005A6C58">
              <w:rPr>
                <w:rFonts w:ascii="Arial" w:hAnsi="Arial" w:cs="Arial"/>
                <w:sz w:val="24"/>
              </w:rPr>
              <w:t>5</w:t>
            </w:r>
            <w:r>
              <w:rPr>
                <w:rFonts w:ascii="Arial" w:hAnsi="Arial" w:cs="Arial"/>
                <w:sz w:val="24"/>
              </w:rPr>
              <w:t>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203.000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522.000</w:t>
            </w:r>
          </w:p>
        </w:tc>
      </w:tr>
      <w:tr w:rsidR="005171F3"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lastRenderedPageBreak/>
              <w:t>Total</w:t>
            </w:r>
          </w:p>
        </w:tc>
        <w:tc>
          <w:tcPr>
            <w:tcW w:w="1352" w:type="dxa"/>
          </w:tcPr>
          <w:p w:rsidR="005171F3" w:rsidRDefault="005171F3" w:rsidP="00926248">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Pr="00A6556D">
              <w:rPr>
                <w:rFonts w:ascii="Arial" w:hAnsi="Arial" w:cs="Arial"/>
                <w:color w:val="auto"/>
                <w:sz w:val="24"/>
                <w:szCs w:val="24"/>
              </w:rPr>
              <w:t>3</w:t>
            </w:r>
            <w:r w:rsidR="00926248">
              <w:rPr>
                <w:rFonts w:ascii="Arial" w:hAnsi="Arial" w:cs="Arial"/>
                <w:color w:val="auto"/>
                <w:sz w:val="24"/>
                <w:szCs w:val="24"/>
              </w:rPr>
              <w:t>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p w:rsidR="005171F3" w:rsidRDefault="005171F3" w:rsidP="005171F3">
      <w:pPr>
        <w:spacing w:line="360" w:lineRule="auto"/>
        <w:ind w:firstLine="720"/>
        <w:jc w:val="both"/>
        <w:rPr>
          <w:rFonts w:ascii="Arial" w:hAnsi="Arial" w:cs="Arial"/>
          <w:color w:val="auto"/>
          <w:sz w:val="24"/>
          <w:szCs w:val="24"/>
        </w:rPr>
      </w:pPr>
    </w:p>
    <w:p w:rsidR="005171F3" w:rsidRDefault="005171F3" w:rsidP="005171F3">
      <w:pPr>
        <w:spacing w:line="360" w:lineRule="auto"/>
        <w:ind w:firstLine="720"/>
        <w:jc w:val="both"/>
        <w:rPr>
          <w:rFonts w:ascii="Arial" w:hAnsi="Arial" w:cs="Arial"/>
          <w:color w:val="auto"/>
          <w:sz w:val="24"/>
          <w:szCs w:val="24"/>
        </w:rPr>
      </w:pPr>
      <w:r>
        <w:rPr>
          <w:rFonts w:ascii="Arial" w:hAnsi="Arial" w:cs="Arial"/>
          <w:color w:val="auto"/>
          <w:sz w:val="24"/>
          <w:szCs w:val="24"/>
        </w:rPr>
        <w:t>Nota:</w:t>
      </w:r>
    </w:p>
    <w:p w:rsidR="005171F3" w:rsidRPr="005171F3" w:rsidRDefault="005171F3" w:rsidP="005171F3">
      <w:pPr>
        <w:pStyle w:val="Prrafodelista"/>
        <w:numPr>
          <w:ilvl w:val="1"/>
          <w:numId w:val="8"/>
        </w:numPr>
        <w:spacing w:line="360" w:lineRule="auto"/>
        <w:jc w:val="both"/>
        <w:rPr>
          <w:rFonts w:ascii="Arial" w:hAnsi="Arial" w:cs="Arial"/>
          <w:color w:val="auto"/>
          <w:sz w:val="24"/>
          <w:szCs w:val="24"/>
        </w:rPr>
      </w:pPr>
      <w:r w:rsidRPr="005171F3">
        <w:rPr>
          <w:rFonts w:ascii="Arial" w:hAnsi="Arial" w:cs="Arial"/>
          <w:color w:val="auto"/>
          <w:sz w:val="24"/>
          <w:szCs w:val="24"/>
        </w:rPr>
        <w:t xml:space="preserve">Cabe </w:t>
      </w:r>
      <w:r w:rsidRPr="005171F3">
        <w:rPr>
          <w:rFonts w:ascii="Arial" w:hAnsi="Arial" w:cs="Arial"/>
          <w:sz w:val="24"/>
          <w:szCs w:val="24"/>
        </w:rPr>
        <w:t>mencionar</w:t>
      </w:r>
      <w:r w:rsidRPr="005171F3">
        <w:rPr>
          <w:rFonts w:ascii="Arial" w:hAnsi="Arial" w:cs="Arial"/>
          <w:color w:val="auto"/>
          <w:sz w:val="24"/>
          <w:szCs w:val="24"/>
        </w:rPr>
        <w:t xml:space="preserve"> que la empresa cuenta en su totalidad con el equipamiento ya sea en hardware y software para la alternativa N°2</w:t>
      </w:r>
      <w:r w:rsidR="00AF5805">
        <w:rPr>
          <w:rFonts w:ascii="Arial" w:hAnsi="Arial" w:cs="Arial"/>
          <w:color w:val="auto"/>
          <w:sz w:val="24"/>
          <w:szCs w:val="24"/>
        </w:rPr>
        <w:t>,</w:t>
      </w:r>
      <w:r w:rsidRPr="005171F3">
        <w:rPr>
          <w:rFonts w:ascii="Arial" w:hAnsi="Arial" w:cs="Arial"/>
          <w:color w:val="auto"/>
          <w:sz w:val="24"/>
          <w:szCs w:val="24"/>
        </w:rPr>
        <w:t xml:space="preserve"> ya que es una empresa dedicada a este rubro del desarrollo de sistemas</w:t>
      </w:r>
      <w:r w:rsidR="00AF5805">
        <w:rPr>
          <w:rFonts w:ascii="Arial" w:hAnsi="Arial" w:cs="Arial"/>
          <w:color w:val="auto"/>
          <w:sz w:val="24"/>
          <w:szCs w:val="24"/>
        </w:rPr>
        <w:t>,</w:t>
      </w:r>
      <w:r w:rsidRPr="005171F3">
        <w:rPr>
          <w:rFonts w:ascii="Arial" w:hAnsi="Arial" w:cs="Arial"/>
          <w:color w:val="auto"/>
          <w:sz w:val="24"/>
          <w:szCs w:val="24"/>
        </w:rPr>
        <w:t xml:space="preserve"> por lo tanto, ellos se </w:t>
      </w:r>
      <w:r w:rsidRPr="005171F3">
        <w:rPr>
          <w:rFonts w:ascii="Arial" w:hAnsi="Arial" w:cs="Arial"/>
          <w:sz w:val="24"/>
          <w:szCs w:val="24"/>
        </w:rPr>
        <w:t>harán</w:t>
      </w:r>
      <w:r w:rsidRPr="005171F3">
        <w:rPr>
          <w:rFonts w:ascii="Arial" w:hAnsi="Arial" w:cs="Arial"/>
          <w:color w:val="auto"/>
          <w:sz w:val="24"/>
          <w:szCs w:val="24"/>
        </w:rPr>
        <w:t xml:space="preserve"> cargo de la </w:t>
      </w:r>
      <w:r w:rsidRPr="005171F3">
        <w:rPr>
          <w:rFonts w:ascii="Arial" w:hAnsi="Arial" w:cs="Arial"/>
          <w:sz w:val="24"/>
          <w:szCs w:val="24"/>
        </w:rPr>
        <w:t>implementación</w:t>
      </w:r>
      <w:r w:rsidRPr="005171F3">
        <w:rPr>
          <w:rFonts w:ascii="Arial" w:hAnsi="Arial" w:cs="Arial"/>
          <w:color w:val="auto"/>
          <w:sz w:val="24"/>
          <w:szCs w:val="24"/>
        </w:rPr>
        <w:t xml:space="preserve"> y mantenimiento del sistema.</w:t>
      </w:r>
    </w:p>
    <w:p w:rsidR="00E51154" w:rsidRDefault="00E51154" w:rsidP="00F724CF">
      <w:pPr>
        <w:spacing w:line="360" w:lineRule="auto"/>
        <w:jc w:val="both"/>
        <w:rPr>
          <w:rFonts w:ascii="Arial" w:hAnsi="Arial" w:cs="Arial"/>
          <w:b/>
          <w:color w:val="auto"/>
          <w:sz w:val="24"/>
          <w:szCs w:val="24"/>
        </w:rPr>
      </w:pPr>
      <w:r w:rsidRPr="00B73D05">
        <w:rPr>
          <w:rFonts w:ascii="Arial" w:hAnsi="Arial" w:cs="Arial"/>
          <w:b/>
          <w:color w:val="auto"/>
          <w:sz w:val="24"/>
          <w:szCs w:val="24"/>
        </w:rPr>
        <w:t xml:space="preserve">Costos de Desarrollo del Proyecto </w:t>
      </w:r>
    </w:p>
    <w:p w:rsidR="00E51154" w:rsidRDefault="00E51154" w:rsidP="00F724CF">
      <w:pPr>
        <w:tabs>
          <w:tab w:val="right" w:pos="8080"/>
        </w:tabs>
        <w:spacing w:line="360" w:lineRule="auto"/>
        <w:jc w:val="both"/>
        <w:rPr>
          <w:rFonts w:ascii="Arial" w:hAnsi="Arial" w:cs="Arial"/>
          <w:b/>
          <w:sz w:val="24"/>
        </w:rPr>
      </w:pPr>
      <w:r w:rsidRPr="0043550D">
        <w:rPr>
          <w:rFonts w:ascii="Arial" w:hAnsi="Arial" w:cs="Arial"/>
          <w:b/>
          <w:sz w:val="24"/>
        </w:rPr>
        <w:t xml:space="preserve">Recurso Humano </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En este estudio se incluye el costo del recurso humano para dar una aproximación más real del valor del proyecto.</w:t>
      </w:r>
    </w:p>
    <w:p w:rsidR="00E51154" w:rsidRPr="002E1795" w:rsidRDefault="00E51154" w:rsidP="00261D99">
      <w:pPr>
        <w:tabs>
          <w:tab w:val="right" w:pos="8080"/>
        </w:tabs>
        <w:spacing w:line="360" w:lineRule="auto"/>
        <w:ind w:firstLine="709"/>
        <w:jc w:val="both"/>
        <w:rPr>
          <w:rFonts w:ascii="Arial" w:hAnsi="Arial" w:cs="Arial"/>
          <w:sz w:val="24"/>
          <w:szCs w:val="24"/>
        </w:rPr>
      </w:pPr>
      <w:r w:rsidRPr="00F94605">
        <w:rPr>
          <w:rFonts w:ascii="Arial" w:hAnsi="Arial" w:cs="Arial"/>
          <w:sz w:val="24"/>
        </w:rPr>
        <w:t>La mano de obra es el recurso más importante y a la vez el más costoso que se ve involucrado en la realización de cualquier tipo de proyecto, esto no excluye a lo</w:t>
      </w:r>
      <w:r w:rsidR="00AF5805">
        <w:rPr>
          <w:rFonts w:ascii="Arial" w:hAnsi="Arial" w:cs="Arial"/>
          <w:sz w:val="24"/>
        </w:rPr>
        <w:t>s proyectos de tipo informático</w:t>
      </w:r>
      <w:r w:rsidRPr="00F94605">
        <w:rPr>
          <w:rFonts w:ascii="Arial" w:hAnsi="Arial" w:cs="Arial"/>
          <w:sz w:val="24"/>
        </w:rPr>
        <w:t xml:space="preserve"> para determinar el salario mensual de cada uno de los desarrolladores se ha decidido tomar como referencia el equivalente al sueldo otorgado a los empleados de la empresa Lazos S</w:t>
      </w:r>
      <w:r>
        <w:rPr>
          <w:rFonts w:ascii="Arial" w:hAnsi="Arial" w:cs="Arial"/>
          <w:sz w:val="24"/>
        </w:rPr>
        <w:t>.A. El cual se especificará</w:t>
      </w:r>
      <w:r w:rsidRPr="00F94605">
        <w:rPr>
          <w:rFonts w:ascii="Arial" w:hAnsi="Arial" w:cs="Arial"/>
          <w:sz w:val="24"/>
        </w:rPr>
        <w:t xml:space="preserve"> a continuación:</w:t>
      </w:r>
    </w:p>
    <w:tbl>
      <w:tblPr>
        <w:tblStyle w:val="Tablaconcuadrcula"/>
        <w:tblW w:w="0" w:type="auto"/>
        <w:tblLook w:val="04A0" w:firstRow="1" w:lastRow="0" w:firstColumn="1" w:lastColumn="0" w:noHBand="0" w:noVBand="1"/>
      </w:tblPr>
      <w:tblGrid>
        <w:gridCol w:w="2235"/>
        <w:gridCol w:w="1430"/>
        <w:gridCol w:w="1796"/>
        <w:gridCol w:w="1797"/>
        <w:gridCol w:w="1796"/>
      </w:tblGrid>
      <w:tr w:rsidR="00E51154" w:rsidRPr="002E1795" w:rsidTr="00E51154">
        <w:tc>
          <w:tcPr>
            <w:tcW w:w="2235"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Recurso</w:t>
            </w:r>
          </w:p>
        </w:tc>
        <w:tc>
          <w:tcPr>
            <w:tcW w:w="1430"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179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Meses</w:t>
            </w:r>
          </w:p>
        </w:tc>
        <w:tc>
          <w:tcPr>
            <w:tcW w:w="179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Salario Mensual ($)</w:t>
            </w:r>
          </w:p>
        </w:tc>
        <w:tc>
          <w:tcPr>
            <w:tcW w:w="179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Jefe de Proyecto </w:t>
            </w:r>
          </w:p>
        </w:tc>
        <w:tc>
          <w:tcPr>
            <w:tcW w:w="1430"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800.000</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2.000.000</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Pr>
                <w:rFonts w:ascii="Arial" w:hAnsi="Arial" w:cs="Arial"/>
                <w:color w:val="auto"/>
                <w:sz w:val="24"/>
                <w:szCs w:val="24"/>
              </w:rPr>
              <w:t>Testing</w:t>
            </w:r>
          </w:p>
        </w:tc>
        <w:tc>
          <w:tcPr>
            <w:tcW w:w="1430"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w:t>
            </w:r>
          </w:p>
        </w:tc>
        <w:tc>
          <w:tcPr>
            <w:tcW w:w="1796" w:type="dxa"/>
          </w:tcPr>
          <w:p w:rsidR="00E51154" w:rsidRPr="002E1795" w:rsidRDefault="00B30766" w:rsidP="00E51154">
            <w:pPr>
              <w:jc w:val="center"/>
              <w:rPr>
                <w:rFonts w:ascii="Arial" w:hAnsi="Arial" w:cs="Arial"/>
                <w:color w:val="auto"/>
                <w:sz w:val="24"/>
                <w:szCs w:val="24"/>
              </w:rPr>
            </w:pPr>
            <w:r>
              <w:rPr>
                <w:rFonts w:ascii="Arial" w:hAnsi="Arial" w:cs="Arial"/>
                <w:color w:val="auto"/>
                <w:sz w:val="24"/>
                <w:szCs w:val="24"/>
              </w:rPr>
              <w:t>1</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350.000</w:t>
            </w:r>
          </w:p>
        </w:tc>
        <w:tc>
          <w:tcPr>
            <w:tcW w:w="1796" w:type="dxa"/>
          </w:tcPr>
          <w:p w:rsidR="00E51154" w:rsidRPr="002E1795" w:rsidRDefault="00B30766" w:rsidP="00E51154">
            <w:pPr>
              <w:jc w:val="center"/>
              <w:rPr>
                <w:rFonts w:ascii="Arial" w:hAnsi="Arial" w:cs="Arial"/>
                <w:color w:val="auto"/>
                <w:sz w:val="24"/>
                <w:szCs w:val="24"/>
              </w:rPr>
            </w:pPr>
            <w:r>
              <w:rPr>
                <w:rFonts w:ascii="Arial" w:hAnsi="Arial" w:cs="Arial"/>
                <w:color w:val="auto"/>
                <w:sz w:val="24"/>
                <w:szCs w:val="24"/>
              </w:rPr>
              <w:t>350</w:t>
            </w:r>
            <w:r w:rsidR="00E51154">
              <w:rPr>
                <w:rFonts w:ascii="Arial" w:hAnsi="Arial" w:cs="Arial"/>
                <w:color w:val="auto"/>
                <w:sz w:val="24"/>
                <w:szCs w:val="24"/>
              </w:rPr>
              <w:t>.000</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Programadores</w:t>
            </w:r>
          </w:p>
        </w:tc>
        <w:tc>
          <w:tcPr>
            <w:tcW w:w="1430"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2</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400.000</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1.000.000</w:t>
            </w:r>
          </w:p>
        </w:tc>
      </w:tr>
      <w:tr w:rsidR="00E51154" w:rsidRPr="002E1795" w:rsidTr="00E51154">
        <w:tblPrEx>
          <w:tblCellMar>
            <w:left w:w="70" w:type="dxa"/>
            <w:right w:w="70" w:type="dxa"/>
          </w:tblCellMar>
          <w:tblLook w:val="0000" w:firstRow="0" w:lastRow="0" w:firstColumn="0" w:lastColumn="0" w:noHBand="0" w:noVBand="0"/>
        </w:tblPrEx>
        <w:trPr>
          <w:trHeight w:val="268"/>
        </w:trPr>
        <w:tc>
          <w:tcPr>
            <w:tcW w:w="7258" w:type="dxa"/>
            <w:gridSpan w:val="4"/>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1796" w:type="dxa"/>
          </w:tcPr>
          <w:p w:rsidR="00E51154" w:rsidRPr="002E1795" w:rsidRDefault="00E51154" w:rsidP="00B30766">
            <w:pPr>
              <w:keepNext/>
              <w:jc w:val="center"/>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w:t>
            </w:r>
            <w:r w:rsidR="00B30766">
              <w:rPr>
                <w:rFonts w:ascii="Arial" w:hAnsi="Arial" w:cs="Arial"/>
                <w:color w:val="auto"/>
                <w:sz w:val="24"/>
                <w:szCs w:val="24"/>
              </w:rPr>
              <w:t>350</w:t>
            </w:r>
            <w:r>
              <w:rPr>
                <w:rFonts w:ascii="Arial" w:hAnsi="Arial" w:cs="Arial"/>
                <w:color w:val="auto"/>
                <w:sz w:val="24"/>
                <w:szCs w:val="24"/>
              </w:rPr>
              <w:t>.000</w:t>
            </w:r>
          </w:p>
        </w:tc>
      </w:tr>
    </w:tbl>
    <w:p w:rsidR="00E51154" w:rsidRDefault="00E51154" w:rsidP="00E51154">
      <w:pPr>
        <w:pStyle w:val="Epgrafe"/>
        <w:jc w:val="center"/>
        <w:rPr>
          <w:rFonts w:ascii="Arial" w:hAnsi="Arial" w:cs="Arial"/>
          <w:sz w:val="22"/>
        </w:rPr>
      </w:pPr>
      <w:bookmarkStart w:id="33" w:name="_Toc371885600"/>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1</w:t>
      </w:r>
      <w:r w:rsidR="007A050A">
        <w:rPr>
          <w:rFonts w:ascii="Arial" w:hAnsi="Arial" w:cs="Arial"/>
          <w:sz w:val="22"/>
        </w:rPr>
        <w:fldChar w:fldCharType="end"/>
      </w:r>
      <w:r w:rsidRPr="00F94605">
        <w:rPr>
          <w:rFonts w:ascii="Arial" w:hAnsi="Arial" w:cs="Arial"/>
          <w:sz w:val="22"/>
        </w:rPr>
        <w:t xml:space="preserve"> - Recurso Humano</w:t>
      </w:r>
      <w:bookmarkEnd w:id="33"/>
    </w:p>
    <w:p w:rsidR="00E51154" w:rsidRPr="00EE3688" w:rsidRDefault="00E51154" w:rsidP="00E51154"/>
    <w:p w:rsidR="00E51154" w:rsidRPr="00E83818" w:rsidRDefault="00E51154" w:rsidP="00E51154">
      <w:pPr>
        <w:tabs>
          <w:tab w:val="right" w:pos="8080"/>
        </w:tabs>
        <w:spacing w:line="360" w:lineRule="auto"/>
        <w:jc w:val="both"/>
        <w:rPr>
          <w:rFonts w:ascii="Arial" w:hAnsi="Arial" w:cs="Arial"/>
          <w:b/>
          <w:sz w:val="24"/>
        </w:rPr>
      </w:pPr>
      <w:r w:rsidRPr="00E83818">
        <w:rPr>
          <w:rFonts w:ascii="Arial" w:hAnsi="Arial" w:cs="Arial"/>
          <w:b/>
          <w:sz w:val="24"/>
        </w:rPr>
        <w:t>Recursos Consumibles</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Los recursos consumibles que serán utilizados para la realización del</w:t>
      </w:r>
      <w:r w:rsidR="00AF5805">
        <w:rPr>
          <w:rFonts w:ascii="Arial" w:hAnsi="Arial" w:cs="Arial"/>
          <w:sz w:val="24"/>
        </w:rPr>
        <w:t xml:space="preserve"> proyecto los cuales se detallarán</w:t>
      </w:r>
      <w:r w:rsidRPr="00F94605">
        <w:rPr>
          <w:rFonts w:ascii="Arial" w:hAnsi="Arial" w:cs="Arial"/>
          <w:sz w:val="24"/>
        </w:rPr>
        <w:t xml:space="preserve"> a continuación, se </w:t>
      </w:r>
      <w:r w:rsidR="00AF5805">
        <w:rPr>
          <w:rFonts w:ascii="Arial" w:hAnsi="Arial" w:cs="Arial"/>
          <w:sz w:val="24"/>
        </w:rPr>
        <w:tab/>
      </w:r>
      <w:r w:rsidRPr="00F94605">
        <w:rPr>
          <w:rFonts w:ascii="Arial" w:hAnsi="Arial" w:cs="Arial"/>
          <w:sz w:val="24"/>
        </w:rPr>
        <w:t xml:space="preserve"> en base a los requerimientos solicitados por parte </w:t>
      </w:r>
      <w:r w:rsidRPr="00F94605">
        <w:rPr>
          <w:rFonts w:ascii="Arial" w:hAnsi="Arial" w:cs="Arial"/>
          <w:sz w:val="24"/>
        </w:rPr>
        <w:lastRenderedPageBreak/>
        <w:t>de la empresa en base a proyectos realizados anteriormente y los precios se obtuvieron de cotizaciones realizadas.</w:t>
      </w:r>
    </w:p>
    <w:p w:rsidR="00E51154" w:rsidRDefault="00E51154" w:rsidP="00E51154">
      <w:pPr>
        <w:tabs>
          <w:tab w:val="right" w:pos="8080"/>
        </w:tabs>
        <w:spacing w:line="360" w:lineRule="auto"/>
        <w:ind w:firstLine="709"/>
        <w:jc w:val="both"/>
        <w:rPr>
          <w:rFonts w:ascii="Arial" w:hAnsi="Arial" w:cs="Arial"/>
          <w:sz w:val="24"/>
          <w:szCs w:val="24"/>
        </w:rPr>
      </w:pPr>
    </w:p>
    <w:tbl>
      <w:tblPr>
        <w:tblStyle w:val="Tablaconcuadrcula"/>
        <w:tblW w:w="0" w:type="auto"/>
        <w:tblLook w:val="04A0" w:firstRow="1" w:lastRow="0" w:firstColumn="1" w:lastColumn="0" w:noHBand="0" w:noVBand="1"/>
      </w:tblPr>
      <w:tblGrid>
        <w:gridCol w:w="3227"/>
        <w:gridCol w:w="1261"/>
        <w:gridCol w:w="2245"/>
        <w:gridCol w:w="2247"/>
      </w:tblGrid>
      <w:tr w:rsidR="00E51154" w:rsidRPr="002E1795" w:rsidTr="00E51154">
        <w:tc>
          <w:tcPr>
            <w:tcW w:w="322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261"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2245" w:type="dxa"/>
            <w:shd w:val="clear" w:color="auto" w:fill="C4BC96" w:themeFill="background2" w:themeFillShade="BF"/>
          </w:tcPr>
          <w:p w:rsidR="00E51154" w:rsidRPr="002E1795" w:rsidRDefault="0047117E" w:rsidP="0047117E">
            <w:pPr>
              <w:jc w:val="center"/>
              <w:rPr>
                <w:rFonts w:ascii="Arial" w:hAnsi="Arial" w:cs="Arial"/>
                <w:color w:val="auto"/>
                <w:sz w:val="24"/>
                <w:szCs w:val="24"/>
              </w:rPr>
            </w:pPr>
            <w:r w:rsidRPr="002E1795">
              <w:rPr>
                <w:rFonts w:ascii="Arial" w:hAnsi="Arial" w:cs="Arial"/>
                <w:color w:val="auto"/>
                <w:sz w:val="24"/>
                <w:szCs w:val="24"/>
              </w:rPr>
              <w:t xml:space="preserve">Costo </w:t>
            </w:r>
            <w:r w:rsidR="00E51154" w:rsidRPr="002E1795">
              <w:rPr>
                <w:rFonts w:ascii="Arial" w:hAnsi="Arial" w:cs="Arial"/>
                <w:color w:val="auto"/>
                <w:sz w:val="24"/>
                <w:szCs w:val="24"/>
              </w:rPr>
              <w:t>Unitario ($)</w:t>
            </w:r>
          </w:p>
        </w:tc>
        <w:tc>
          <w:tcPr>
            <w:tcW w:w="224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Fotocopias </w:t>
            </w:r>
          </w:p>
        </w:tc>
        <w:tc>
          <w:tcPr>
            <w:tcW w:w="126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1000</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2.500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Resmas de papel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2.990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Cartuchos de tinta de color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12.990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12.990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Cartucho de tinta negro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2</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9.990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19.980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Gastos Varios</w:t>
            </w:r>
          </w:p>
        </w:tc>
        <w:tc>
          <w:tcPr>
            <w:tcW w:w="1261" w:type="dxa"/>
          </w:tcPr>
          <w:p w:rsidR="00E51154" w:rsidRPr="002E1795" w:rsidRDefault="00E51154" w:rsidP="00E51154">
            <w:pPr>
              <w:jc w:val="center"/>
              <w:rPr>
                <w:rFonts w:ascii="Arial" w:hAnsi="Arial" w:cs="Arial"/>
                <w:color w:val="auto"/>
                <w:sz w:val="24"/>
                <w:szCs w:val="24"/>
              </w:rPr>
            </w:pP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15.000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15.000</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6733" w:type="dxa"/>
            <w:gridSpan w:val="3"/>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2247" w:type="dxa"/>
          </w:tcPr>
          <w:p w:rsidR="00E51154" w:rsidRPr="002E1795" w:rsidRDefault="00E51154" w:rsidP="00E51154">
            <w:pPr>
              <w:keepNext/>
              <w:jc w:val="center"/>
              <w:rPr>
                <w:rFonts w:ascii="Arial" w:hAnsi="Arial" w:cs="Arial"/>
                <w:color w:val="auto"/>
                <w:sz w:val="24"/>
                <w:szCs w:val="24"/>
              </w:rPr>
            </w:pPr>
            <w:r>
              <w:rPr>
                <w:rFonts w:ascii="Arial" w:hAnsi="Arial" w:cs="Arial"/>
                <w:color w:val="auto"/>
                <w:sz w:val="24"/>
                <w:szCs w:val="24"/>
              </w:rPr>
              <w:t>$53.460</w:t>
            </w:r>
          </w:p>
        </w:tc>
      </w:tr>
    </w:tbl>
    <w:p w:rsidR="00E51154" w:rsidRPr="00F94605" w:rsidRDefault="00E51154" w:rsidP="00E51154">
      <w:pPr>
        <w:pStyle w:val="Epgrafe"/>
        <w:jc w:val="center"/>
        <w:rPr>
          <w:rFonts w:ascii="Arial" w:hAnsi="Arial" w:cs="Arial"/>
          <w:color w:val="auto"/>
          <w:sz w:val="32"/>
          <w:szCs w:val="24"/>
        </w:rPr>
      </w:pPr>
      <w:bookmarkStart w:id="34" w:name="_Toc371885601"/>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2</w:t>
      </w:r>
      <w:r w:rsidR="007A050A">
        <w:rPr>
          <w:rFonts w:ascii="Arial" w:hAnsi="Arial" w:cs="Arial"/>
          <w:sz w:val="22"/>
        </w:rPr>
        <w:fldChar w:fldCharType="end"/>
      </w:r>
      <w:r w:rsidRPr="00F94605">
        <w:rPr>
          <w:rFonts w:ascii="Arial" w:hAnsi="Arial" w:cs="Arial"/>
          <w:sz w:val="22"/>
        </w:rPr>
        <w:t xml:space="preserve"> - Recursos Consumibles</w:t>
      </w:r>
      <w:bookmarkEnd w:id="34"/>
    </w:p>
    <w:p w:rsidR="00E51154" w:rsidRPr="002E1795" w:rsidRDefault="00E51154" w:rsidP="00E51154">
      <w:pPr>
        <w:spacing w:line="360" w:lineRule="auto"/>
        <w:jc w:val="both"/>
        <w:rPr>
          <w:rFonts w:ascii="Arial" w:hAnsi="Arial" w:cs="Arial"/>
          <w:sz w:val="24"/>
          <w:szCs w:val="24"/>
        </w:rPr>
      </w:pPr>
      <w:r w:rsidRPr="002E1795">
        <w:rPr>
          <w:rFonts w:ascii="Arial" w:hAnsi="Arial" w:cs="Arial"/>
          <w:sz w:val="24"/>
          <w:szCs w:val="24"/>
        </w:rPr>
        <w:t>Nota:</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Una cantidad aproximada de </w:t>
      </w:r>
      <w:r>
        <w:rPr>
          <w:rFonts w:ascii="Arial" w:hAnsi="Arial" w:cs="Arial"/>
          <w:color w:val="auto"/>
          <w:sz w:val="24"/>
          <w:szCs w:val="24"/>
        </w:rPr>
        <w:t>10</w:t>
      </w:r>
      <w:r w:rsidRPr="002E1795">
        <w:rPr>
          <w:rFonts w:ascii="Arial" w:hAnsi="Arial" w:cs="Arial"/>
          <w:color w:val="auto"/>
          <w:sz w:val="24"/>
          <w:szCs w:val="24"/>
        </w:rPr>
        <w:t>00 fotocopias para lo que es la entrega de manuales</w:t>
      </w:r>
      <w:r>
        <w:rPr>
          <w:rFonts w:ascii="Arial" w:hAnsi="Arial" w:cs="Arial"/>
          <w:color w:val="auto"/>
          <w:sz w:val="24"/>
          <w:szCs w:val="24"/>
        </w:rPr>
        <w:t xml:space="preserve"> e</w:t>
      </w:r>
      <w:r w:rsidRPr="002E1795">
        <w:rPr>
          <w:rFonts w:ascii="Arial" w:hAnsi="Arial" w:cs="Arial"/>
          <w:color w:val="auto"/>
          <w:sz w:val="24"/>
          <w:szCs w:val="24"/>
        </w:rPr>
        <w:t xml:space="preserve"> informes que</w:t>
      </w:r>
      <w:r>
        <w:rPr>
          <w:rFonts w:ascii="Arial" w:hAnsi="Arial" w:cs="Arial"/>
          <w:color w:val="auto"/>
          <w:sz w:val="24"/>
          <w:szCs w:val="24"/>
        </w:rPr>
        <w:t xml:space="preserve"> tiene un valor aproximado de $2.500.</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Una resmas de papel para </w:t>
      </w:r>
      <w:r>
        <w:rPr>
          <w:rFonts w:ascii="Arial" w:hAnsi="Arial" w:cs="Arial"/>
          <w:color w:val="auto"/>
          <w:sz w:val="24"/>
          <w:szCs w:val="24"/>
        </w:rPr>
        <w:t>la impresión del informe, documentos y anexos.</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Cartuchos de tinta para la impresora de color y negro </w:t>
      </w:r>
      <w:r>
        <w:rPr>
          <w:rFonts w:ascii="Arial" w:hAnsi="Arial" w:cs="Arial"/>
          <w:color w:val="auto"/>
          <w:sz w:val="24"/>
          <w:szCs w:val="24"/>
        </w:rPr>
        <w:t>para realizar la impresión del informe, documentos y anexos.</w:t>
      </w:r>
    </w:p>
    <w:p w:rsidR="00AF5805" w:rsidRPr="0028617A" w:rsidRDefault="00E51154" w:rsidP="0028617A">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Gastos varios incluye: anillado, carpetas para la entrega de manuales e informes</w:t>
      </w:r>
      <w:r>
        <w:rPr>
          <w:rFonts w:ascii="Arial" w:hAnsi="Arial" w:cs="Arial"/>
          <w:color w:val="auto"/>
          <w:sz w:val="24"/>
          <w:szCs w:val="24"/>
        </w:rPr>
        <w:t>, entre otros.</w:t>
      </w:r>
    </w:p>
    <w:p w:rsidR="00E51154" w:rsidRPr="00E83818" w:rsidRDefault="00E51154" w:rsidP="00E51154">
      <w:pPr>
        <w:tabs>
          <w:tab w:val="right" w:pos="8080"/>
        </w:tabs>
        <w:spacing w:line="360" w:lineRule="auto"/>
        <w:jc w:val="both"/>
        <w:rPr>
          <w:rFonts w:ascii="Arial" w:hAnsi="Arial" w:cs="Arial"/>
          <w:b/>
          <w:sz w:val="24"/>
        </w:rPr>
      </w:pPr>
      <w:r w:rsidRPr="00E83818">
        <w:rPr>
          <w:rFonts w:ascii="Arial" w:hAnsi="Arial" w:cs="Arial"/>
          <w:b/>
          <w:sz w:val="24"/>
        </w:rPr>
        <w:t xml:space="preserve">Recursos Teconológicos </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Para el desarrollo del proyecto es necesario la adquisición de hardware que se detalla</w:t>
      </w:r>
      <w:r>
        <w:rPr>
          <w:rFonts w:ascii="Arial" w:hAnsi="Arial" w:cs="Arial"/>
          <w:sz w:val="24"/>
        </w:rPr>
        <w:t>rá</w:t>
      </w:r>
      <w:r w:rsidRPr="00F94605">
        <w:rPr>
          <w:rFonts w:ascii="Arial" w:hAnsi="Arial" w:cs="Arial"/>
          <w:sz w:val="24"/>
        </w:rPr>
        <w:t xml:space="preserve"> en el siguiente cuadro:</w:t>
      </w:r>
    </w:p>
    <w:tbl>
      <w:tblPr>
        <w:tblStyle w:val="Tablaconcuadrcula"/>
        <w:tblW w:w="0" w:type="auto"/>
        <w:tblLook w:val="04A0" w:firstRow="1" w:lastRow="0" w:firstColumn="1" w:lastColumn="0" w:noHBand="0" w:noVBand="1"/>
      </w:tblPr>
      <w:tblGrid>
        <w:gridCol w:w="3652"/>
        <w:gridCol w:w="1559"/>
        <w:gridCol w:w="2268"/>
        <w:gridCol w:w="1501"/>
      </w:tblGrid>
      <w:tr w:rsidR="00E51154" w:rsidRPr="002E1795" w:rsidTr="00E51154">
        <w:tc>
          <w:tcPr>
            <w:tcW w:w="3652"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559"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2268" w:type="dxa"/>
            <w:shd w:val="clear" w:color="auto" w:fill="C4BC96" w:themeFill="background2" w:themeFillShade="BF"/>
          </w:tcPr>
          <w:p w:rsidR="00E51154" w:rsidRPr="002E1795" w:rsidRDefault="0040057F" w:rsidP="00E51154">
            <w:pPr>
              <w:jc w:val="center"/>
              <w:rPr>
                <w:rFonts w:ascii="Arial" w:hAnsi="Arial" w:cs="Arial"/>
                <w:color w:val="auto"/>
                <w:sz w:val="24"/>
                <w:szCs w:val="24"/>
              </w:rPr>
            </w:pPr>
            <w:r>
              <w:rPr>
                <w:rFonts w:ascii="Arial" w:hAnsi="Arial" w:cs="Arial"/>
                <w:color w:val="auto"/>
                <w:sz w:val="24"/>
                <w:szCs w:val="24"/>
              </w:rPr>
              <w:t>Costo</w:t>
            </w:r>
            <w:r w:rsidR="0047117E" w:rsidRPr="002E1795">
              <w:rPr>
                <w:rFonts w:ascii="Arial" w:hAnsi="Arial" w:cs="Arial"/>
                <w:color w:val="auto"/>
                <w:sz w:val="24"/>
                <w:szCs w:val="24"/>
              </w:rPr>
              <w:t xml:space="preserve"> </w:t>
            </w:r>
            <w:r w:rsidR="00E51154" w:rsidRPr="002E1795">
              <w:rPr>
                <w:rFonts w:ascii="Arial" w:hAnsi="Arial" w:cs="Arial"/>
                <w:color w:val="auto"/>
                <w:sz w:val="24"/>
                <w:szCs w:val="24"/>
              </w:rPr>
              <w:t>Unitario ($)</w:t>
            </w:r>
          </w:p>
        </w:tc>
        <w:tc>
          <w:tcPr>
            <w:tcW w:w="1501"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Servidores (web y aplicaciones)</w:t>
            </w:r>
          </w:p>
        </w:tc>
        <w:tc>
          <w:tcPr>
            <w:tcW w:w="1559"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Notebook</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3</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450.000</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1.350.000</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Hosting </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Dominio </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18.900</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18.900</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7479" w:type="dxa"/>
            <w:gridSpan w:val="3"/>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1501" w:type="dxa"/>
          </w:tcPr>
          <w:p w:rsidR="00E51154" w:rsidRPr="002E1795" w:rsidRDefault="00E51154" w:rsidP="00E51154">
            <w:pPr>
              <w:keepNext/>
              <w:rPr>
                <w:rFonts w:ascii="Arial" w:hAnsi="Arial" w:cs="Arial"/>
                <w:color w:val="auto"/>
                <w:sz w:val="24"/>
                <w:szCs w:val="24"/>
              </w:rPr>
            </w:pPr>
            <w:r>
              <w:rPr>
                <w:rFonts w:ascii="Arial" w:hAnsi="Arial" w:cs="Arial"/>
                <w:color w:val="auto"/>
                <w:sz w:val="24"/>
                <w:szCs w:val="24"/>
              </w:rPr>
              <w:t>$1.368.900</w:t>
            </w:r>
          </w:p>
        </w:tc>
      </w:tr>
    </w:tbl>
    <w:p w:rsidR="00E51154" w:rsidRPr="00F94605" w:rsidRDefault="00E51154" w:rsidP="00E51154">
      <w:pPr>
        <w:pStyle w:val="Epgrafe"/>
        <w:jc w:val="center"/>
        <w:rPr>
          <w:rFonts w:ascii="Arial" w:hAnsi="Arial" w:cs="Arial"/>
          <w:color w:val="auto"/>
          <w:sz w:val="32"/>
          <w:szCs w:val="24"/>
        </w:rPr>
      </w:pPr>
      <w:bookmarkStart w:id="35" w:name="_Toc371885602"/>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3</w:t>
      </w:r>
      <w:r w:rsidR="007A050A">
        <w:rPr>
          <w:rFonts w:ascii="Arial" w:hAnsi="Arial" w:cs="Arial"/>
          <w:sz w:val="22"/>
        </w:rPr>
        <w:fldChar w:fldCharType="end"/>
      </w:r>
      <w:r w:rsidRPr="00F94605">
        <w:rPr>
          <w:rFonts w:ascii="Arial" w:hAnsi="Arial" w:cs="Arial"/>
          <w:sz w:val="22"/>
        </w:rPr>
        <w:t xml:space="preserve"> - Recursos Teconológicos</w:t>
      </w:r>
      <w:bookmarkEnd w:id="35"/>
    </w:p>
    <w:p w:rsidR="0028617A" w:rsidRDefault="0028617A" w:rsidP="00E51154">
      <w:pPr>
        <w:jc w:val="both"/>
        <w:rPr>
          <w:rFonts w:ascii="Arial" w:hAnsi="Arial" w:cs="Arial"/>
          <w:color w:val="auto"/>
          <w:sz w:val="24"/>
          <w:szCs w:val="24"/>
        </w:rPr>
      </w:pPr>
    </w:p>
    <w:p w:rsidR="00E51154" w:rsidRDefault="00E51154" w:rsidP="00E51154">
      <w:pPr>
        <w:jc w:val="both"/>
        <w:rPr>
          <w:rFonts w:ascii="Arial" w:hAnsi="Arial" w:cs="Arial"/>
          <w:color w:val="auto"/>
          <w:sz w:val="24"/>
          <w:szCs w:val="24"/>
        </w:rPr>
      </w:pPr>
      <w:r>
        <w:rPr>
          <w:rFonts w:ascii="Arial" w:hAnsi="Arial" w:cs="Arial"/>
          <w:color w:val="auto"/>
          <w:sz w:val="24"/>
          <w:szCs w:val="24"/>
        </w:rPr>
        <w:lastRenderedPageBreak/>
        <w:t>Nota:</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Servidores (web y aplicaciones). La empresa cuenta con sus propios servidores web y aplicaciones con sus licencias respectivas, de esta forma se obtiene un ahorro significativo en este punto</w:t>
      </w:r>
      <w:r w:rsidR="00AF5805">
        <w:rPr>
          <w:rFonts w:ascii="Arial" w:hAnsi="Arial" w:cs="Arial"/>
          <w:color w:val="auto"/>
          <w:sz w:val="24"/>
          <w:szCs w:val="24"/>
        </w:rPr>
        <w:t>,</w:t>
      </w:r>
      <w:r>
        <w:rPr>
          <w:rFonts w:ascii="Arial" w:hAnsi="Arial" w:cs="Arial"/>
          <w:color w:val="auto"/>
          <w:sz w:val="24"/>
          <w:szCs w:val="24"/>
        </w:rPr>
        <w:t xml:space="preserve"> ya que son recursos altamente</w:t>
      </w:r>
      <w:r w:rsidR="00AF5805">
        <w:rPr>
          <w:rFonts w:ascii="Arial" w:hAnsi="Arial" w:cs="Arial"/>
          <w:color w:val="auto"/>
          <w:sz w:val="24"/>
          <w:szCs w:val="24"/>
        </w:rPr>
        <w:t xml:space="preserve"> costosos para una implementació</w:t>
      </w:r>
      <w:r>
        <w:rPr>
          <w:rFonts w:ascii="Arial" w:hAnsi="Arial" w:cs="Arial"/>
          <w:color w:val="auto"/>
          <w:sz w:val="24"/>
          <w:szCs w:val="24"/>
        </w:rPr>
        <w:t>n propia. Los costos disminuyen al contratar servicios externos, pero no es necesario invertir en estos.</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El hosting es otorgado por la misma empresa donde no se debe realizar inversión por parte de la implementación del proyecto.</w:t>
      </w:r>
    </w:p>
    <w:p w:rsidR="00E51154" w:rsidRPr="00473071"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El dominio tiene un valor aproximado de $18.900 por 2 a</w:t>
      </w:r>
      <w:r w:rsidR="00AF5805">
        <w:rPr>
          <w:rFonts w:ascii="Arial" w:hAnsi="Arial" w:cs="Arial"/>
          <w:color w:val="auto"/>
          <w:sz w:val="24"/>
          <w:szCs w:val="24"/>
        </w:rPr>
        <w:t>ños. Fue cotizado en ww.nic.cl.</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Los notebook  que serán utilizadas para el desarrollo del proyecto se detalla en la factibilidad técnica, los valores correspondientes a la depreciación del equipo se pueden apreciar en el siguiente cuadro que muestra los costos de los recursos tecnológicos utilizados para el proyecto.</w:t>
      </w:r>
    </w:p>
    <w:p w:rsidR="00E71961" w:rsidRPr="002E1795" w:rsidRDefault="00E71961" w:rsidP="00E51154">
      <w:pPr>
        <w:tabs>
          <w:tab w:val="right" w:pos="8080"/>
        </w:tabs>
        <w:spacing w:line="360" w:lineRule="auto"/>
        <w:ind w:firstLine="709"/>
        <w:jc w:val="both"/>
        <w:rPr>
          <w:rFonts w:ascii="Arial" w:hAnsi="Arial" w:cs="Arial"/>
          <w:sz w:val="24"/>
          <w:szCs w:val="24"/>
        </w:rPr>
      </w:pPr>
    </w:p>
    <w:p w:rsidR="00E51154" w:rsidRPr="002E1795" w:rsidRDefault="00E51154" w:rsidP="00E51154">
      <w:pPr>
        <w:rPr>
          <w:rFonts w:ascii="Arial" w:hAnsi="Arial" w:cs="Arial"/>
          <w:color w:val="auto"/>
          <w:sz w:val="24"/>
          <w:szCs w:val="24"/>
        </w:rPr>
      </w:pPr>
    </w:p>
    <w:tbl>
      <w:tblPr>
        <w:tblStyle w:val="Tablaconcuadrcula"/>
        <w:tblW w:w="0" w:type="auto"/>
        <w:tblLook w:val="04A0" w:firstRow="1" w:lastRow="0" w:firstColumn="1" w:lastColumn="0" w:noHBand="0" w:noVBand="1"/>
      </w:tblPr>
      <w:tblGrid>
        <w:gridCol w:w="3085"/>
        <w:gridCol w:w="1736"/>
        <w:gridCol w:w="2137"/>
        <w:gridCol w:w="8"/>
        <w:gridCol w:w="2088"/>
      </w:tblGrid>
      <w:tr w:rsidR="00E51154" w:rsidRPr="002E1795" w:rsidTr="00E51154">
        <w:trPr>
          <w:trHeight w:val="268"/>
        </w:trPr>
        <w:tc>
          <w:tcPr>
            <w:tcW w:w="3085"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73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Meses</w:t>
            </w:r>
          </w:p>
        </w:tc>
        <w:tc>
          <w:tcPr>
            <w:tcW w:w="213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Costos ($)</w:t>
            </w:r>
          </w:p>
        </w:tc>
        <w:tc>
          <w:tcPr>
            <w:tcW w:w="2096" w:type="dxa"/>
            <w:gridSpan w:val="2"/>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rPr>
          <w:trHeight w:val="268"/>
        </w:trPr>
        <w:tc>
          <w:tcPr>
            <w:tcW w:w="3085" w:type="dxa"/>
          </w:tcPr>
          <w:p w:rsidR="00E51154" w:rsidRPr="002E1795" w:rsidRDefault="00E51154" w:rsidP="00E51154">
            <w:pPr>
              <w:rPr>
                <w:rFonts w:ascii="Arial" w:hAnsi="Arial" w:cs="Arial"/>
                <w:color w:val="auto"/>
                <w:sz w:val="24"/>
                <w:szCs w:val="24"/>
              </w:rPr>
            </w:pPr>
            <w:r w:rsidRPr="002E1795">
              <w:rPr>
                <w:rFonts w:ascii="Arial" w:hAnsi="Arial" w:cs="Arial"/>
                <w:sz w:val="24"/>
                <w:szCs w:val="24"/>
              </w:rPr>
              <w:t xml:space="preserve">Depreciación </w:t>
            </w:r>
            <w:r w:rsidRPr="002E1795">
              <w:rPr>
                <w:rFonts w:ascii="Arial" w:hAnsi="Arial" w:cs="Arial"/>
                <w:color w:val="auto"/>
                <w:sz w:val="24"/>
                <w:szCs w:val="24"/>
              </w:rPr>
              <w:t>del Equipo</w:t>
            </w:r>
          </w:p>
        </w:tc>
        <w:tc>
          <w:tcPr>
            <w:tcW w:w="173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2137" w:type="dxa"/>
          </w:tcPr>
          <w:p w:rsidR="00E51154" w:rsidRPr="002E1795" w:rsidRDefault="00E51154" w:rsidP="00E51154">
            <w:pPr>
              <w:rPr>
                <w:rFonts w:ascii="Arial" w:hAnsi="Arial" w:cs="Arial"/>
                <w:color w:val="auto"/>
                <w:sz w:val="24"/>
                <w:szCs w:val="24"/>
              </w:rPr>
            </w:pPr>
            <w:r>
              <w:rPr>
                <w:rFonts w:ascii="Arial" w:hAnsi="Arial" w:cs="Arial"/>
                <w:color w:val="auto"/>
                <w:sz w:val="24"/>
                <w:szCs w:val="24"/>
              </w:rPr>
              <w:t>45.000</w:t>
            </w:r>
          </w:p>
        </w:tc>
        <w:tc>
          <w:tcPr>
            <w:tcW w:w="2096" w:type="dxa"/>
            <w:gridSpan w:val="2"/>
          </w:tcPr>
          <w:p w:rsidR="00E51154" w:rsidRPr="002E1795" w:rsidRDefault="00E51154" w:rsidP="00E51154">
            <w:pPr>
              <w:rPr>
                <w:rFonts w:ascii="Arial" w:hAnsi="Arial" w:cs="Arial"/>
                <w:color w:val="auto"/>
                <w:sz w:val="24"/>
                <w:szCs w:val="24"/>
              </w:rPr>
            </w:pPr>
            <w:r>
              <w:rPr>
                <w:rFonts w:ascii="Arial" w:hAnsi="Arial" w:cs="Arial"/>
                <w:color w:val="auto"/>
                <w:sz w:val="24"/>
                <w:szCs w:val="24"/>
              </w:rPr>
              <w:t>84.375</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6966" w:type="dxa"/>
            <w:gridSpan w:val="4"/>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2088" w:type="dxa"/>
          </w:tcPr>
          <w:p w:rsidR="00E51154" w:rsidRPr="002E1795" w:rsidRDefault="00E51154" w:rsidP="00E51154">
            <w:pPr>
              <w:keepNext/>
              <w:rPr>
                <w:rFonts w:ascii="Arial" w:hAnsi="Arial" w:cs="Arial"/>
                <w:color w:val="auto"/>
                <w:sz w:val="24"/>
                <w:szCs w:val="24"/>
              </w:rPr>
            </w:pPr>
            <w:r>
              <w:rPr>
                <w:rFonts w:ascii="Arial" w:hAnsi="Arial" w:cs="Arial"/>
                <w:color w:val="auto"/>
                <w:sz w:val="24"/>
                <w:szCs w:val="24"/>
              </w:rPr>
              <w:t>$84.375</w:t>
            </w:r>
          </w:p>
        </w:tc>
      </w:tr>
    </w:tbl>
    <w:p w:rsidR="00E51154" w:rsidRPr="00F94605" w:rsidRDefault="00E51154" w:rsidP="00E51154">
      <w:pPr>
        <w:pStyle w:val="Epgrafe"/>
        <w:jc w:val="center"/>
        <w:rPr>
          <w:rFonts w:ascii="Arial" w:hAnsi="Arial" w:cs="Arial"/>
          <w:color w:val="auto"/>
          <w:sz w:val="32"/>
          <w:szCs w:val="24"/>
        </w:rPr>
      </w:pPr>
      <w:bookmarkStart w:id="36" w:name="_Toc371885603"/>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4</w:t>
      </w:r>
      <w:r w:rsidR="007A050A">
        <w:rPr>
          <w:rFonts w:ascii="Arial" w:hAnsi="Arial" w:cs="Arial"/>
          <w:sz w:val="22"/>
        </w:rPr>
        <w:fldChar w:fldCharType="end"/>
      </w:r>
      <w:r w:rsidRPr="00F94605">
        <w:rPr>
          <w:rFonts w:ascii="Arial" w:hAnsi="Arial" w:cs="Arial"/>
          <w:sz w:val="22"/>
        </w:rPr>
        <w:t xml:space="preserve"> - Recursos Teconológicos Depreciación</w:t>
      </w:r>
      <w:bookmarkEnd w:id="36"/>
    </w:p>
    <w:p w:rsidR="00261D99" w:rsidRDefault="00261D99" w:rsidP="00E51154">
      <w:pPr>
        <w:jc w:val="both"/>
        <w:rPr>
          <w:rFonts w:ascii="Arial" w:hAnsi="Arial" w:cs="Arial"/>
          <w:color w:val="auto"/>
          <w:sz w:val="24"/>
          <w:szCs w:val="24"/>
        </w:rPr>
      </w:pPr>
    </w:p>
    <w:p w:rsidR="00E51154" w:rsidRDefault="00E51154" w:rsidP="00E51154">
      <w:pPr>
        <w:jc w:val="both"/>
        <w:rPr>
          <w:rFonts w:ascii="Arial" w:hAnsi="Arial" w:cs="Arial"/>
          <w:color w:val="auto"/>
          <w:sz w:val="24"/>
          <w:szCs w:val="24"/>
        </w:rPr>
      </w:pPr>
      <w:r>
        <w:rPr>
          <w:rFonts w:ascii="Arial" w:hAnsi="Arial" w:cs="Arial"/>
          <w:color w:val="auto"/>
          <w:sz w:val="24"/>
          <w:szCs w:val="24"/>
        </w:rPr>
        <w:t>Nota:</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Cabe destacar la depreciación del equipo a utilizar en el desarrollo de este proyecto es equivalente al 30% y nuestro proyecto se realizará en aproximadamente 2.5 meses, donde el total del valor de los equipos ($1.350.000)</w:t>
      </w:r>
      <w:r w:rsidR="00110650">
        <w:rPr>
          <w:rFonts w:ascii="Arial" w:hAnsi="Arial" w:cs="Arial"/>
          <w:color w:val="auto"/>
          <w:sz w:val="24"/>
          <w:szCs w:val="24"/>
        </w:rPr>
        <w:t>,</w:t>
      </w:r>
      <w:r>
        <w:rPr>
          <w:rFonts w:ascii="Arial" w:hAnsi="Arial" w:cs="Arial"/>
          <w:color w:val="auto"/>
          <w:sz w:val="24"/>
          <w:szCs w:val="24"/>
        </w:rPr>
        <w:t xml:space="preserve"> se debe multiplicar por el 30%, luego se debe dividir en 12 meses que es</w:t>
      </w:r>
      <w:r w:rsidR="00110650">
        <w:rPr>
          <w:rFonts w:ascii="Arial" w:hAnsi="Arial" w:cs="Arial"/>
          <w:color w:val="auto"/>
          <w:sz w:val="24"/>
          <w:szCs w:val="24"/>
        </w:rPr>
        <w:t xml:space="preserve"> equivalente a un</w:t>
      </w:r>
      <w:r>
        <w:rPr>
          <w:rFonts w:ascii="Arial" w:hAnsi="Arial" w:cs="Arial"/>
          <w:color w:val="auto"/>
          <w:sz w:val="24"/>
          <w:szCs w:val="24"/>
        </w:rPr>
        <w:t xml:space="preserve"> 1 año y el resultado se multiplica por los meses de uso </w:t>
      </w:r>
      <w:r>
        <w:rPr>
          <w:rFonts w:ascii="Arial" w:hAnsi="Arial" w:cs="Arial"/>
          <w:color w:val="auto"/>
          <w:sz w:val="24"/>
          <w:szCs w:val="24"/>
        </w:rPr>
        <w:lastRenderedPageBreak/>
        <w:t xml:space="preserve">del equipo que son 2.5 meses y nos da una depreciación total de los 3 equipos equivalente a $84.375. </w:t>
      </w:r>
    </w:p>
    <w:p w:rsidR="00E51154" w:rsidRPr="002065F9" w:rsidRDefault="00E51154" w:rsidP="00E51154">
      <w:pPr>
        <w:pStyle w:val="Prrafodelista"/>
        <w:ind w:left="1080"/>
        <w:jc w:val="both"/>
        <w:rPr>
          <w:rFonts w:ascii="Arial" w:hAnsi="Arial" w:cs="Arial"/>
          <w:color w:val="auto"/>
          <w:sz w:val="24"/>
          <w:szCs w:val="24"/>
        </w:rPr>
      </w:pPr>
    </w:p>
    <w:p w:rsidR="00E51154" w:rsidRPr="00E83818" w:rsidRDefault="00E51154" w:rsidP="00E51154">
      <w:pPr>
        <w:spacing w:line="360" w:lineRule="auto"/>
        <w:jc w:val="both"/>
        <w:rPr>
          <w:rFonts w:ascii="Arial" w:hAnsi="Arial" w:cs="Arial"/>
          <w:b/>
          <w:sz w:val="24"/>
          <w:szCs w:val="24"/>
        </w:rPr>
      </w:pPr>
      <w:r w:rsidRPr="00E83818">
        <w:rPr>
          <w:rFonts w:ascii="Arial" w:hAnsi="Arial" w:cs="Arial"/>
          <w:b/>
          <w:sz w:val="24"/>
          <w:szCs w:val="24"/>
        </w:rPr>
        <w:t>Recursos de Operación</w:t>
      </w:r>
    </w:p>
    <w:p w:rsidR="00E51154" w:rsidRPr="00E83818" w:rsidRDefault="00110650" w:rsidP="00E51154">
      <w:pPr>
        <w:pStyle w:val="Prrafodelista"/>
        <w:numPr>
          <w:ilvl w:val="1"/>
          <w:numId w:val="8"/>
        </w:numPr>
        <w:spacing w:line="360" w:lineRule="auto"/>
        <w:jc w:val="both"/>
        <w:rPr>
          <w:rFonts w:ascii="Arial" w:hAnsi="Arial" w:cs="Arial"/>
          <w:b/>
          <w:color w:val="auto"/>
          <w:sz w:val="24"/>
          <w:szCs w:val="24"/>
        </w:rPr>
      </w:pPr>
      <w:r>
        <w:rPr>
          <w:rFonts w:ascii="Arial" w:hAnsi="Arial" w:cs="Arial"/>
          <w:b/>
          <w:color w:val="auto"/>
          <w:sz w:val="24"/>
          <w:szCs w:val="24"/>
        </w:rPr>
        <w:t>Energí</w:t>
      </w:r>
      <w:r w:rsidR="00E51154" w:rsidRPr="00E83818">
        <w:rPr>
          <w:rFonts w:ascii="Arial" w:hAnsi="Arial" w:cs="Arial"/>
          <w:b/>
          <w:color w:val="auto"/>
          <w:sz w:val="24"/>
          <w:szCs w:val="24"/>
        </w:rPr>
        <w:t xml:space="preserve">a </w:t>
      </w:r>
      <w:r>
        <w:rPr>
          <w:rFonts w:ascii="Arial" w:hAnsi="Arial" w:cs="Arial"/>
          <w:b/>
          <w:color w:val="auto"/>
          <w:sz w:val="24"/>
          <w:szCs w:val="24"/>
        </w:rPr>
        <w:t>Elé</w:t>
      </w:r>
      <w:r w:rsidR="00E51154" w:rsidRPr="00E83818">
        <w:rPr>
          <w:rFonts w:ascii="Arial" w:hAnsi="Arial" w:cs="Arial"/>
          <w:b/>
          <w:color w:val="auto"/>
          <w:sz w:val="24"/>
          <w:szCs w:val="24"/>
        </w:rPr>
        <w:t xml:space="preserve">ctrica </w:t>
      </w:r>
    </w:p>
    <w:p w:rsidR="00E51154" w:rsidRPr="00E17B93" w:rsidRDefault="00110650" w:rsidP="00E51154">
      <w:pPr>
        <w:tabs>
          <w:tab w:val="right" w:pos="8080"/>
        </w:tabs>
        <w:spacing w:line="360" w:lineRule="auto"/>
        <w:ind w:firstLine="709"/>
        <w:jc w:val="both"/>
        <w:rPr>
          <w:rFonts w:ascii="Arial" w:hAnsi="Arial" w:cs="Arial"/>
          <w:sz w:val="24"/>
        </w:rPr>
      </w:pPr>
      <w:r>
        <w:rPr>
          <w:rFonts w:ascii="Arial" w:hAnsi="Arial" w:cs="Arial"/>
          <w:sz w:val="24"/>
        </w:rPr>
        <w:t>El Cá</w:t>
      </w:r>
      <w:r w:rsidR="00E51154" w:rsidRPr="00E17B93">
        <w:rPr>
          <w:rFonts w:ascii="Arial" w:hAnsi="Arial" w:cs="Arial"/>
          <w:sz w:val="24"/>
        </w:rPr>
        <w:t xml:space="preserve">lculo de </w:t>
      </w:r>
      <w:r w:rsidR="00E51154">
        <w:rPr>
          <w:rFonts w:ascii="Arial" w:hAnsi="Arial" w:cs="Arial"/>
          <w:sz w:val="24"/>
        </w:rPr>
        <w:t>la energía elé</w:t>
      </w:r>
      <w:r w:rsidR="00E51154" w:rsidRPr="00E17B93">
        <w:rPr>
          <w:rFonts w:ascii="Arial" w:hAnsi="Arial" w:cs="Arial"/>
          <w:sz w:val="24"/>
        </w:rPr>
        <w:t>ctrica se realiza tomand</w:t>
      </w:r>
      <w:r w:rsidR="00E51154">
        <w:rPr>
          <w:rFonts w:ascii="Arial" w:hAnsi="Arial" w:cs="Arial"/>
          <w:sz w:val="24"/>
        </w:rPr>
        <w:t>o en cuenta el consumo de energí</w:t>
      </w:r>
      <w:r w:rsidR="00E51154" w:rsidRPr="00E17B93">
        <w:rPr>
          <w:rFonts w:ascii="Arial" w:hAnsi="Arial" w:cs="Arial"/>
          <w:sz w:val="24"/>
        </w:rPr>
        <w:t>a utilizada por los equipos para el desarrollo del proyecto, cabe mencionar que la cantidad de energía consumida por cada uno de los equipos dependerá de las caracter</w:t>
      </w:r>
      <w:r w:rsidR="00E51154">
        <w:rPr>
          <w:rFonts w:ascii="Arial" w:hAnsi="Arial" w:cs="Arial"/>
          <w:sz w:val="24"/>
        </w:rPr>
        <w:t>í</w:t>
      </w:r>
      <w:r w:rsidR="00E51154" w:rsidRPr="00E17B93">
        <w:rPr>
          <w:rFonts w:ascii="Arial" w:hAnsi="Arial" w:cs="Arial"/>
          <w:sz w:val="24"/>
        </w:rPr>
        <w:t>stic</w:t>
      </w:r>
      <w:r w:rsidR="00E51154">
        <w:rPr>
          <w:rFonts w:ascii="Arial" w:hAnsi="Arial" w:cs="Arial"/>
          <w:sz w:val="24"/>
        </w:rPr>
        <w:t>as propias de cada uno de ellos.</w:t>
      </w:r>
    </w:p>
    <w:p w:rsidR="00E51154" w:rsidRPr="002E1795" w:rsidRDefault="00E51154" w:rsidP="00E51154">
      <w:pPr>
        <w:pStyle w:val="Prrafodelista"/>
        <w:spacing w:line="360" w:lineRule="auto"/>
        <w:ind w:left="1080"/>
        <w:jc w:val="both"/>
        <w:rPr>
          <w:rFonts w:ascii="Arial" w:hAnsi="Arial" w:cs="Arial"/>
          <w:color w:val="auto"/>
          <w:sz w:val="24"/>
          <w:szCs w:val="24"/>
        </w:rPr>
      </w:pP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La siguiente tabla</w:t>
      </w:r>
      <w:r>
        <w:rPr>
          <w:rFonts w:ascii="Arial" w:hAnsi="Arial" w:cs="Arial"/>
          <w:color w:val="auto"/>
          <w:sz w:val="24"/>
          <w:szCs w:val="24"/>
        </w:rPr>
        <w:t xml:space="preserve"> muestra un resumen de la energí</w:t>
      </w:r>
      <w:r w:rsidRPr="002E1795">
        <w:rPr>
          <w:rFonts w:ascii="Arial" w:hAnsi="Arial" w:cs="Arial"/>
          <w:color w:val="auto"/>
          <w:sz w:val="24"/>
          <w:szCs w:val="24"/>
        </w:rPr>
        <w:t>a aproximada que será</w:t>
      </w:r>
      <w:r>
        <w:rPr>
          <w:rFonts w:ascii="Arial" w:hAnsi="Arial" w:cs="Arial"/>
          <w:color w:val="auto"/>
          <w:sz w:val="24"/>
          <w:szCs w:val="24"/>
        </w:rPr>
        <w:t xml:space="preserve"> utilizada en el desarrollo de e</w:t>
      </w:r>
      <w:r w:rsidRPr="002E1795">
        <w:rPr>
          <w:rFonts w:ascii="Arial" w:hAnsi="Arial" w:cs="Arial"/>
          <w:color w:val="auto"/>
          <w:sz w:val="24"/>
          <w:szCs w:val="24"/>
        </w:rPr>
        <w:t>ste proyecto.</w:t>
      </w:r>
    </w:p>
    <w:p w:rsidR="00E51154" w:rsidRDefault="00E51154" w:rsidP="00E51154">
      <w:pPr>
        <w:pStyle w:val="Prrafodelista"/>
        <w:ind w:left="1080"/>
        <w:jc w:val="both"/>
        <w:rPr>
          <w:rFonts w:ascii="Arial" w:hAnsi="Arial" w:cs="Arial"/>
          <w:color w:val="auto"/>
          <w:sz w:val="24"/>
          <w:szCs w:val="24"/>
        </w:rPr>
      </w:pPr>
    </w:p>
    <w:tbl>
      <w:tblPr>
        <w:tblStyle w:val="Tablaconcuadrcula"/>
        <w:tblW w:w="9356" w:type="dxa"/>
        <w:tblLook w:val="04A0" w:firstRow="1" w:lastRow="0" w:firstColumn="1" w:lastColumn="0" w:noHBand="0" w:noVBand="1"/>
      </w:tblPr>
      <w:tblGrid>
        <w:gridCol w:w="5060"/>
        <w:gridCol w:w="1177"/>
        <w:gridCol w:w="1276"/>
        <w:gridCol w:w="1843"/>
      </w:tblGrid>
      <w:tr w:rsidR="00E51154" w:rsidRPr="002E1795" w:rsidTr="00C76CB1">
        <w:tc>
          <w:tcPr>
            <w:tcW w:w="5060"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Equipo</w:t>
            </w:r>
          </w:p>
        </w:tc>
        <w:tc>
          <w:tcPr>
            <w:tcW w:w="1177"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 xml:space="preserve">Cantidad </w:t>
            </w:r>
          </w:p>
        </w:tc>
        <w:tc>
          <w:tcPr>
            <w:tcW w:w="1276"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Consumo (watts)</w:t>
            </w:r>
          </w:p>
        </w:tc>
        <w:tc>
          <w:tcPr>
            <w:tcW w:w="1843"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Consumo Total (watts)</w:t>
            </w:r>
          </w:p>
        </w:tc>
      </w:tr>
      <w:tr w:rsidR="00E51154" w:rsidRPr="002E1795" w:rsidTr="00C76CB1">
        <w:tc>
          <w:tcPr>
            <w:tcW w:w="5060" w:type="dxa"/>
          </w:tcPr>
          <w:p w:rsidR="00E51154" w:rsidRPr="002E1795" w:rsidRDefault="00E51154" w:rsidP="00E51154">
            <w:pPr>
              <w:pStyle w:val="Prrafodelista"/>
              <w:ind w:left="0"/>
              <w:jc w:val="both"/>
              <w:rPr>
                <w:rFonts w:ascii="Arial" w:hAnsi="Arial" w:cs="Arial"/>
                <w:color w:val="auto"/>
                <w:sz w:val="24"/>
                <w:szCs w:val="24"/>
              </w:rPr>
            </w:pPr>
            <w:r w:rsidRPr="002E1795">
              <w:rPr>
                <w:rFonts w:ascii="Arial" w:hAnsi="Arial" w:cs="Arial"/>
                <w:color w:val="auto"/>
                <w:sz w:val="24"/>
                <w:szCs w:val="24"/>
              </w:rPr>
              <w:t xml:space="preserve">Notebook </w:t>
            </w:r>
          </w:p>
        </w:tc>
        <w:tc>
          <w:tcPr>
            <w:tcW w:w="1177"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3</w:t>
            </w:r>
          </w:p>
        </w:tc>
        <w:tc>
          <w:tcPr>
            <w:tcW w:w="1276"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90</w:t>
            </w:r>
          </w:p>
        </w:tc>
        <w:tc>
          <w:tcPr>
            <w:tcW w:w="1843"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270</w:t>
            </w:r>
          </w:p>
        </w:tc>
      </w:tr>
      <w:tr w:rsidR="00E51154" w:rsidRPr="002E1795" w:rsidTr="00C76CB1">
        <w:tc>
          <w:tcPr>
            <w:tcW w:w="5060" w:type="dxa"/>
          </w:tcPr>
          <w:p w:rsidR="00E51154" w:rsidRPr="00DB4888" w:rsidRDefault="00E51154" w:rsidP="00E51154">
            <w:pPr>
              <w:spacing w:line="276" w:lineRule="auto"/>
              <w:jc w:val="both"/>
              <w:rPr>
                <w:rFonts w:ascii="Arial" w:hAnsi="Arial" w:cs="Arial"/>
                <w:sz w:val="24"/>
                <w:szCs w:val="24"/>
              </w:rPr>
            </w:pPr>
            <w:r>
              <w:rPr>
                <w:rFonts w:ascii="Arial" w:hAnsi="Arial" w:cs="Arial"/>
                <w:color w:val="auto"/>
                <w:sz w:val="24"/>
                <w:szCs w:val="24"/>
              </w:rPr>
              <w:t>Iluminació</w:t>
            </w:r>
            <w:r w:rsidRPr="002E1795">
              <w:rPr>
                <w:rFonts w:ascii="Arial" w:hAnsi="Arial" w:cs="Arial"/>
                <w:color w:val="auto"/>
                <w:sz w:val="24"/>
                <w:szCs w:val="24"/>
              </w:rPr>
              <w:t>n Ampolletas</w:t>
            </w:r>
            <w:r>
              <w:rPr>
                <w:rFonts w:ascii="Arial" w:hAnsi="Arial" w:cs="Arial"/>
                <w:color w:val="auto"/>
                <w:sz w:val="24"/>
                <w:szCs w:val="24"/>
              </w:rPr>
              <w:t xml:space="preserve"> (</w:t>
            </w:r>
            <w:r>
              <w:rPr>
                <w:rFonts w:ascii="Arial" w:hAnsi="Arial" w:cs="Arial"/>
                <w:sz w:val="24"/>
                <w:szCs w:val="24"/>
              </w:rPr>
              <w:t>Estación de trabajo</w:t>
            </w:r>
            <w:r>
              <w:rPr>
                <w:rFonts w:ascii="Arial" w:hAnsi="Arial" w:cs="Arial"/>
                <w:color w:val="auto"/>
                <w:sz w:val="24"/>
                <w:szCs w:val="24"/>
              </w:rPr>
              <w:t>)</w:t>
            </w:r>
            <w:r w:rsidRPr="002E1795">
              <w:rPr>
                <w:rFonts w:ascii="Arial" w:hAnsi="Arial" w:cs="Arial"/>
                <w:color w:val="auto"/>
                <w:sz w:val="24"/>
                <w:szCs w:val="24"/>
              </w:rPr>
              <w:t xml:space="preserve"> </w:t>
            </w:r>
          </w:p>
        </w:tc>
        <w:tc>
          <w:tcPr>
            <w:tcW w:w="1177"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3</w:t>
            </w:r>
          </w:p>
        </w:tc>
        <w:tc>
          <w:tcPr>
            <w:tcW w:w="1276"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15</w:t>
            </w:r>
          </w:p>
        </w:tc>
        <w:tc>
          <w:tcPr>
            <w:tcW w:w="1843"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45</w:t>
            </w:r>
          </w:p>
        </w:tc>
      </w:tr>
      <w:tr w:rsidR="00E51154" w:rsidRPr="002E1795" w:rsidTr="00C76CB1">
        <w:tc>
          <w:tcPr>
            <w:tcW w:w="5060" w:type="dxa"/>
          </w:tcPr>
          <w:p w:rsidR="00E51154" w:rsidRPr="002E1795" w:rsidRDefault="00E51154" w:rsidP="00E51154">
            <w:pPr>
              <w:pStyle w:val="Prrafodelista"/>
              <w:ind w:left="0"/>
              <w:jc w:val="both"/>
              <w:rPr>
                <w:rFonts w:ascii="Arial" w:hAnsi="Arial" w:cs="Arial"/>
                <w:color w:val="auto"/>
                <w:sz w:val="24"/>
                <w:szCs w:val="24"/>
              </w:rPr>
            </w:pPr>
            <w:r w:rsidRPr="002E1795">
              <w:rPr>
                <w:rFonts w:ascii="Arial" w:hAnsi="Arial" w:cs="Arial"/>
                <w:color w:val="auto"/>
                <w:sz w:val="24"/>
                <w:szCs w:val="24"/>
              </w:rPr>
              <w:t>Total</w:t>
            </w:r>
          </w:p>
        </w:tc>
        <w:tc>
          <w:tcPr>
            <w:tcW w:w="1177" w:type="dxa"/>
          </w:tcPr>
          <w:p w:rsidR="00E51154" w:rsidRPr="002E1795" w:rsidRDefault="00E51154" w:rsidP="00E51154">
            <w:pPr>
              <w:pStyle w:val="Prrafodelista"/>
              <w:ind w:left="0"/>
              <w:jc w:val="both"/>
              <w:rPr>
                <w:rFonts w:ascii="Arial" w:hAnsi="Arial" w:cs="Arial"/>
                <w:color w:val="auto"/>
                <w:sz w:val="24"/>
                <w:szCs w:val="24"/>
              </w:rPr>
            </w:pPr>
          </w:p>
        </w:tc>
        <w:tc>
          <w:tcPr>
            <w:tcW w:w="1276" w:type="dxa"/>
          </w:tcPr>
          <w:p w:rsidR="00E51154" w:rsidRPr="002E1795" w:rsidRDefault="00E51154" w:rsidP="00E51154">
            <w:pPr>
              <w:pStyle w:val="Prrafodelista"/>
              <w:ind w:left="0"/>
              <w:jc w:val="both"/>
              <w:rPr>
                <w:rFonts w:ascii="Arial" w:hAnsi="Arial" w:cs="Arial"/>
                <w:color w:val="auto"/>
                <w:sz w:val="24"/>
                <w:szCs w:val="24"/>
              </w:rPr>
            </w:pPr>
          </w:p>
        </w:tc>
        <w:tc>
          <w:tcPr>
            <w:tcW w:w="1843" w:type="dxa"/>
          </w:tcPr>
          <w:p w:rsidR="00E51154" w:rsidRPr="002E1795" w:rsidRDefault="00E51154" w:rsidP="00E51154">
            <w:pPr>
              <w:pStyle w:val="Prrafodelista"/>
              <w:keepNext/>
              <w:ind w:left="0"/>
              <w:jc w:val="center"/>
              <w:rPr>
                <w:rFonts w:ascii="Arial" w:hAnsi="Arial" w:cs="Arial"/>
                <w:color w:val="auto"/>
                <w:sz w:val="24"/>
                <w:szCs w:val="24"/>
              </w:rPr>
            </w:pPr>
            <w:r w:rsidRPr="002E1795">
              <w:rPr>
                <w:rFonts w:ascii="Arial" w:hAnsi="Arial" w:cs="Arial"/>
                <w:color w:val="auto"/>
                <w:sz w:val="24"/>
                <w:szCs w:val="24"/>
              </w:rPr>
              <w:t>315</w:t>
            </w:r>
          </w:p>
        </w:tc>
      </w:tr>
    </w:tbl>
    <w:p w:rsidR="00E51154" w:rsidRPr="00F94605" w:rsidRDefault="00E51154" w:rsidP="00E51154">
      <w:pPr>
        <w:pStyle w:val="Epgrafe"/>
        <w:jc w:val="center"/>
        <w:rPr>
          <w:rFonts w:ascii="Arial" w:hAnsi="Arial" w:cs="Arial"/>
          <w:sz w:val="22"/>
        </w:rPr>
      </w:pPr>
      <w:bookmarkStart w:id="37" w:name="_Toc371885604"/>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5</w:t>
      </w:r>
      <w:r w:rsidR="007A050A">
        <w:rPr>
          <w:rFonts w:ascii="Arial" w:hAnsi="Arial" w:cs="Arial"/>
          <w:sz w:val="22"/>
        </w:rPr>
        <w:fldChar w:fldCharType="end"/>
      </w:r>
      <w:r w:rsidRPr="00F94605">
        <w:rPr>
          <w:rFonts w:ascii="Arial" w:hAnsi="Arial" w:cs="Arial"/>
          <w:sz w:val="22"/>
        </w:rPr>
        <w:t xml:space="preserve"> - Recursos de Operación</w:t>
      </w:r>
      <w:bookmarkEnd w:id="37"/>
    </w:p>
    <w:p w:rsidR="00E51154" w:rsidRPr="00E71961" w:rsidRDefault="00E51154" w:rsidP="00E71961">
      <w:pPr>
        <w:spacing w:line="360" w:lineRule="auto"/>
        <w:ind w:firstLine="709"/>
        <w:jc w:val="both"/>
        <w:rPr>
          <w:rFonts w:ascii="Arial" w:hAnsi="Arial" w:cs="Arial"/>
          <w:sz w:val="24"/>
        </w:rPr>
      </w:pPr>
      <w:r w:rsidRPr="00E71961">
        <w:rPr>
          <w:rFonts w:ascii="Arial" w:hAnsi="Arial" w:cs="Arial"/>
          <w:sz w:val="24"/>
        </w:rPr>
        <w:t>Convirtiendo a kilowatts: (315 w/h)/ 1000 = 0,315 kw/h</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Consumo Mensual días hábiles: 0,315 x 4 Horas x 5 días x 4 semanas = 25,2 kw/h aproximados que se consumen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Consumo Mensual fin de semana: 0,315 x 8 Horas x 2 días x 4 semanas = 20,16 kw/h aproximados que se consumen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El total del consumo mensual aproximado es de = 45,36 kw/h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El costo del kilowatts por hora del servicio de energía eléctrica vigente hasta la fecha, para un consumo mensual menor a 220 kw/h es de $86,964</w:t>
      </w:r>
      <w:r>
        <w:rPr>
          <w:rFonts w:ascii="Arial" w:hAnsi="Arial" w:cs="Arial"/>
          <w:sz w:val="24"/>
        </w:rPr>
        <w:t>.</w:t>
      </w:r>
    </w:p>
    <w:p w:rsidR="00E51154" w:rsidRDefault="00E51154" w:rsidP="00F56251">
      <w:pPr>
        <w:tabs>
          <w:tab w:val="center" w:pos="4419"/>
        </w:tabs>
        <w:spacing w:line="360" w:lineRule="auto"/>
        <w:jc w:val="both"/>
        <w:rPr>
          <w:rFonts w:ascii="Arial" w:hAnsi="Arial" w:cs="Arial"/>
          <w:sz w:val="24"/>
          <w:szCs w:val="24"/>
        </w:rPr>
      </w:pPr>
      <w:r w:rsidRPr="002E1795">
        <w:rPr>
          <w:rFonts w:ascii="Arial" w:hAnsi="Arial" w:cs="Arial"/>
          <w:sz w:val="24"/>
          <w:szCs w:val="24"/>
        </w:rPr>
        <w:lastRenderedPageBreak/>
        <w:tab/>
        <w:t>Así: 45,36 kw/h * $86,964 = $3944,68 de consumo mensual.</w:t>
      </w:r>
    </w:p>
    <w:p w:rsidR="00E51154" w:rsidRPr="002E1795" w:rsidRDefault="00E51154" w:rsidP="00F56251">
      <w:pPr>
        <w:tabs>
          <w:tab w:val="center" w:pos="4419"/>
        </w:tabs>
        <w:spacing w:line="360" w:lineRule="auto"/>
        <w:jc w:val="both"/>
        <w:rPr>
          <w:rFonts w:ascii="Arial" w:hAnsi="Arial" w:cs="Arial"/>
          <w:sz w:val="24"/>
          <w:szCs w:val="24"/>
        </w:rPr>
      </w:pPr>
      <w:r>
        <w:rPr>
          <w:rFonts w:ascii="Arial" w:hAnsi="Arial" w:cs="Arial"/>
          <w:sz w:val="24"/>
          <w:szCs w:val="24"/>
        </w:rPr>
        <w:t xml:space="preserve">El total del consumo de energia aproximado en el proyecto es de: </w:t>
      </w:r>
      <w:r w:rsidRPr="002E1795">
        <w:rPr>
          <w:rFonts w:ascii="Arial" w:hAnsi="Arial" w:cs="Arial"/>
          <w:sz w:val="24"/>
          <w:szCs w:val="24"/>
        </w:rPr>
        <w:t>$3944,68 de consumo mensual</w:t>
      </w:r>
      <w:r>
        <w:rPr>
          <w:rFonts w:ascii="Arial" w:hAnsi="Arial" w:cs="Arial"/>
          <w:sz w:val="24"/>
          <w:szCs w:val="24"/>
        </w:rPr>
        <w:t xml:space="preserve"> * 2.5 meses = $</w:t>
      </w:r>
      <w:r w:rsidRPr="005E001D">
        <w:rPr>
          <w:rFonts w:ascii="Arial" w:hAnsi="Arial" w:cs="Arial"/>
          <w:sz w:val="24"/>
          <w:szCs w:val="24"/>
        </w:rPr>
        <w:t>9861,7</w:t>
      </w:r>
      <w:r>
        <w:rPr>
          <w:rFonts w:ascii="Arial" w:hAnsi="Arial" w:cs="Arial"/>
          <w:sz w:val="24"/>
          <w:szCs w:val="24"/>
        </w:rPr>
        <w:t>.</w:t>
      </w:r>
    </w:p>
    <w:p w:rsidR="00E51154" w:rsidRDefault="00E51154" w:rsidP="00F56251">
      <w:pPr>
        <w:spacing w:line="360" w:lineRule="auto"/>
        <w:ind w:left="720"/>
        <w:jc w:val="both"/>
        <w:rPr>
          <w:rFonts w:ascii="Arial" w:hAnsi="Arial" w:cs="Arial"/>
          <w:sz w:val="24"/>
          <w:szCs w:val="24"/>
        </w:rPr>
      </w:pPr>
      <w:r>
        <w:rPr>
          <w:rFonts w:ascii="Arial" w:hAnsi="Arial" w:cs="Arial"/>
          <w:sz w:val="24"/>
          <w:szCs w:val="24"/>
        </w:rPr>
        <w:tab/>
      </w:r>
    </w:p>
    <w:p w:rsidR="00E51154" w:rsidRDefault="00E51154" w:rsidP="00F56251">
      <w:pPr>
        <w:tabs>
          <w:tab w:val="right" w:pos="8080"/>
        </w:tabs>
        <w:spacing w:line="360" w:lineRule="auto"/>
        <w:ind w:firstLine="709"/>
        <w:jc w:val="both"/>
        <w:rPr>
          <w:rFonts w:ascii="Arial" w:hAnsi="Arial" w:cs="Arial"/>
          <w:sz w:val="24"/>
        </w:rPr>
      </w:pPr>
      <w:r>
        <w:rPr>
          <w:rFonts w:ascii="Arial" w:hAnsi="Arial" w:cs="Arial"/>
          <w:sz w:val="24"/>
          <w:szCs w:val="24"/>
        </w:rPr>
        <w:tab/>
        <w:t xml:space="preserve">          </w:t>
      </w:r>
      <w:r w:rsidRPr="00E17B93">
        <w:rPr>
          <w:rFonts w:ascii="Arial" w:hAnsi="Arial" w:cs="Arial"/>
          <w:sz w:val="24"/>
        </w:rPr>
        <w:t>Finalmente en el estudio de factibilidad se presenta un cuadro resumen de los costos de desarrollo del proyecto en el que se consideraron los costos de Recurso Humano, Recursos Consumibles y Recursos Tecnológicos.</w:t>
      </w:r>
    </w:p>
    <w:p w:rsidR="00E51154" w:rsidRPr="00D903F2" w:rsidRDefault="00E51154" w:rsidP="00E51154">
      <w:pPr>
        <w:tabs>
          <w:tab w:val="center" w:pos="4419"/>
        </w:tabs>
        <w:spacing w:line="360" w:lineRule="auto"/>
        <w:rPr>
          <w:rFonts w:ascii="Arial" w:hAnsi="Arial" w:cs="Arial"/>
          <w:b/>
          <w:sz w:val="24"/>
          <w:szCs w:val="24"/>
        </w:rPr>
      </w:pPr>
      <w:r>
        <w:rPr>
          <w:rFonts w:ascii="Arial" w:hAnsi="Arial" w:cs="Arial"/>
          <w:sz w:val="24"/>
          <w:szCs w:val="24"/>
        </w:rPr>
        <w:tab/>
      </w:r>
    </w:p>
    <w:tbl>
      <w:tblPr>
        <w:tblStyle w:val="Tablaconcuadrcula"/>
        <w:tblW w:w="0" w:type="auto"/>
        <w:tblInd w:w="959" w:type="dxa"/>
        <w:tblLook w:val="04A0" w:firstRow="1" w:lastRow="0" w:firstColumn="1" w:lastColumn="0" w:noHBand="0" w:noVBand="1"/>
      </w:tblPr>
      <w:tblGrid>
        <w:gridCol w:w="4961"/>
        <w:gridCol w:w="2126"/>
      </w:tblGrid>
      <w:tr w:rsidR="00E51154" w:rsidRPr="002E1795" w:rsidTr="00E51154">
        <w:tc>
          <w:tcPr>
            <w:tcW w:w="4961" w:type="dxa"/>
            <w:shd w:val="clear" w:color="auto" w:fill="C4BC96" w:themeFill="background2" w:themeFillShade="BF"/>
          </w:tcPr>
          <w:p w:rsidR="00E51154" w:rsidRPr="002E1795" w:rsidRDefault="00E51154" w:rsidP="00E51154">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p>
        </w:tc>
        <w:tc>
          <w:tcPr>
            <w:tcW w:w="2126" w:type="dxa"/>
            <w:shd w:val="clear" w:color="auto" w:fill="C4BC96" w:themeFill="background2" w:themeFillShade="BF"/>
          </w:tcPr>
          <w:p w:rsidR="00E51154" w:rsidRPr="002E1795" w:rsidRDefault="00E51154" w:rsidP="00E51154">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Recurso Humano</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w:t>
            </w:r>
            <w:r w:rsidR="00B30766">
              <w:rPr>
                <w:rFonts w:ascii="Arial" w:hAnsi="Arial" w:cs="Arial"/>
                <w:color w:val="auto"/>
                <w:sz w:val="24"/>
                <w:szCs w:val="24"/>
              </w:rPr>
              <w:t>350</w:t>
            </w:r>
            <w:r>
              <w:rPr>
                <w:rFonts w:ascii="Arial" w:hAnsi="Arial" w:cs="Arial"/>
                <w:color w:val="auto"/>
                <w:sz w:val="24"/>
                <w:szCs w:val="24"/>
              </w:rPr>
              <w:t>.000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E51154" w:rsidRPr="002E1795" w:rsidRDefault="00E51154" w:rsidP="00E51154">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E51154" w:rsidRPr="002E1795" w:rsidRDefault="00E51154" w:rsidP="00EE2718">
            <w:pPr>
              <w:keepNext/>
              <w:tabs>
                <w:tab w:val="center" w:pos="4419"/>
              </w:tabs>
              <w:rPr>
                <w:rFonts w:ascii="Arial" w:hAnsi="Arial" w:cs="Arial"/>
                <w:color w:val="auto"/>
                <w:sz w:val="24"/>
                <w:szCs w:val="24"/>
              </w:rPr>
            </w:pPr>
            <w:r w:rsidRPr="002E1795">
              <w:rPr>
                <w:rFonts w:ascii="Arial" w:hAnsi="Arial" w:cs="Arial"/>
                <w:color w:val="auto"/>
                <w:sz w:val="24"/>
                <w:szCs w:val="24"/>
              </w:rPr>
              <w:t>$</w:t>
            </w:r>
            <w:r w:rsidR="00EE2718" w:rsidRPr="00EE2718">
              <w:rPr>
                <w:rFonts w:ascii="Arial" w:hAnsi="Arial" w:cs="Arial"/>
                <w:color w:val="auto"/>
                <w:sz w:val="24"/>
                <w:szCs w:val="24"/>
              </w:rPr>
              <w:t>4</w:t>
            </w:r>
            <w:r w:rsidR="00EE2718">
              <w:rPr>
                <w:rFonts w:ascii="Arial" w:hAnsi="Arial" w:cs="Arial"/>
                <w:color w:val="auto"/>
                <w:sz w:val="24"/>
                <w:szCs w:val="24"/>
              </w:rPr>
              <w:t>.</w:t>
            </w:r>
            <w:r w:rsidR="00EE2718" w:rsidRPr="00EE2718">
              <w:rPr>
                <w:rFonts w:ascii="Arial" w:hAnsi="Arial" w:cs="Arial"/>
                <w:color w:val="auto"/>
                <w:sz w:val="24"/>
                <w:szCs w:val="24"/>
              </w:rPr>
              <w:t>782</w:t>
            </w:r>
            <w:r w:rsidR="00EE2718">
              <w:rPr>
                <w:rFonts w:ascii="Arial" w:hAnsi="Arial" w:cs="Arial"/>
                <w:color w:val="auto"/>
                <w:sz w:val="24"/>
                <w:szCs w:val="24"/>
              </w:rPr>
              <w:t>.</w:t>
            </w:r>
            <w:r w:rsidR="00EE2718" w:rsidRPr="00EE2718">
              <w:rPr>
                <w:rFonts w:ascii="Arial" w:hAnsi="Arial" w:cs="Arial"/>
                <w:color w:val="auto"/>
                <w:sz w:val="24"/>
                <w:szCs w:val="24"/>
              </w:rPr>
              <w:t>222</w:t>
            </w:r>
          </w:p>
        </w:tc>
      </w:tr>
    </w:tbl>
    <w:p w:rsidR="00E51154" w:rsidRDefault="00E51154" w:rsidP="00E51154">
      <w:pPr>
        <w:pStyle w:val="Epgrafe"/>
        <w:jc w:val="center"/>
        <w:rPr>
          <w:rFonts w:ascii="Arial" w:hAnsi="Arial" w:cs="Arial"/>
          <w:sz w:val="22"/>
        </w:rPr>
      </w:pPr>
      <w:bookmarkStart w:id="38" w:name="_Toc371885605"/>
      <w:r w:rsidRPr="00E17B93">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6</w:t>
      </w:r>
      <w:r w:rsidR="007A050A">
        <w:rPr>
          <w:rFonts w:ascii="Arial" w:hAnsi="Arial" w:cs="Arial"/>
          <w:sz w:val="22"/>
        </w:rPr>
        <w:fldChar w:fldCharType="end"/>
      </w:r>
      <w:r w:rsidRPr="00E17B93">
        <w:rPr>
          <w:rFonts w:ascii="Arial" w:hAnsi="Arial" w:cs="Arial"/>
          <w:sz w:val="22"/>
        </w:rPr>
        <w:t xml:space="preserve"> - Resumen del presupuesto del proyecto</w:t>
      </w:r>
      <w:bookmarkEnd w:id="38"/>
    </w:p>
    <w:p w:rsidR="00A160CE" w:rsidRDefault="00A160CE" w:rsidP="00A160CE">
      <w:pPr>
        <w:tabs>
          <w:tab w:val="right" w:pos="8080"/>
        </w:tabs>
        <w:spacing w:line="360" w:lineRule="auto"/>
        <w:ind w:firstLine="709"/>
        <w:jc w:val="both"/>
        <w:rPr>
          <w:rFonts w:ascii="Arial" w:hAnsi="Arial" w:cs="Arial"/>
          <w:color w:val="auto"/>
          <w:sz w:val="24"/>
          <w:szCs w:val="24"/>
        </w:rPr>
      </w:pPr>
      <w:r w:rsidRPr="00E17B93">
        <w:rPr>
          <w:rFonts w:ascii="Arial" w:hAnsi="Arial" w:cs="Arial"/>
          <w:sz w:val="24"/>
        </w:rPr>
        <w:t>Como se observa en la tabla anterior, el costo del desarrollo del proyecto asciende a la cantidad de $</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p w:rsidR="00E51154" w:rsidRDefault="004E5AA0" w:rsidP="00A160CE">
      <w:pPr>
        <w:tabs>
          <w:tab w:val="right" w:pos="8080"/>
        </w:tabs>
        <w:spacing w:line="360" w:lineRule="auto"/>
        <w:ind w:firstLine="709"/>
        <w:jc w:val="both"/>
        <w:rPr>
          <w:rFonts w:ascii="Arial" w:hAnsi="Arial" w:cs="Arial"/>
          <w:color w:val="auto"/>
          <w:sz w:val="24"/>
          <w:szCs w:val="24"/>
        </w:rPr>
      </w:pPr>
      <w:r>
        <w:rPr>
          <w:rFonts w:ascii="Arial" w:hAnsi="Arial" w:cs="Arial"/>
          <w:color w:val="auto"/>
          <w:sz w:val="24"/>
          <w:szCs w:val="24"/>
        </w:rPr>
        <w:t xml:space="preserve">A continuación se incorporan las alternativas de solución </w:t>
      </w:r>
      <w:r w:rsidR="00C33B84">
        <w:rPr>
          <w:rFonts w:ascii="Arial" w:hAnsi="Arial" w:cs="Arial"/>
          <w:color w:val="auto"/>
          <w:sz w:val="24"/>
          <w:szCs w:val="24"/>
        </w:rPr>
        <w:t xml:space="preserve">al presupuesto general del </w:t>
      </w:r>
      <w:r w:rsidR="000E4FB7">
        <w:rPr>
          <w:rFonts w:ascii="Arial" w:hAnsi="Arial" w:cs="Arial"/>
          <w:color w:val="auto"/>
          <w:sz w:val="24"/>
          <w:szCs w:val="24"/>
        </w:rPr>
        <w:t>proyecto</w:t>
      </w:r>
      <w:r w:rsidR="00BE6886">
        <w:rPr>
          <w:rFonts w:ascii="Arial" w:hAnsi="Arial" w:cs="Arial"/>
          <w:color w:val="auto"/>
          <w:sz w:val="24"/>
          <w:szCs w:val="24"/>
        </w:rPr>
        <w:t xml:space="preserve"> detallado anteriormente.</w:t>
      </w:r>
      <w:r w:rsidR="006073B9">
        <w:rPr>
          <w:rFonts w:ascii="Arial" w:hAnsi="Arial" w:cs="Arial"/>
          <w:color w:val="auto"/>
          <w:sz w:val="24"/>
          <w:szCs w:val="24"/>
        </w:rPr>
        <w:t xml:space="preserve"> </w:t>
      </w:r>
      <w:r w:rsidR="00E51154">
        <w:rPr>
          <w:rFonts w:ascii="Arial" w:hAnsi="Arial" w:cs="Arial"/>
          <w:color w:val="auto"/>
          <w:sz w:val="24"/>
          <w:szCs w:val="24"/>
        </w:rPr>
        <w:tab/>
      </w:r>
    </w:p>
    <w:p w:rsidR="00D64DDB" w:rsidRDefault="00D64DDB" w:rsidP="00E51154">
      <w:pPr>
        <w:tabs>
          <w:tab w:val="right" w:pos="8080"/>
        </w:tabs>
        <w:spacing w:line="360" w:lineRule="auto"/>
        <w:ind w:firstLine="709"/>
        <w:jc w:val="both"/>
        <w:rPr>
          <w:rFonts w:ascii="Arial" w:hAnsi="Arial" w:cs="Arial"/>
          <w:color w:val="auto"/>
          <w:sz w:val="24"/>
          <w:szCs w:val="24"/>
        </w:rPr>
      </w:pPr>
    </w:p>
    <w:p w:rsidR="006073B9" w:rsidRPr="0099127A" w:rsidRDefault="006073B9" w:rsidP="00D903F2">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1 .net con MySQL</w:t>
      </w:r>
    </w:p>
    <w:tbl>
      <w:tblPr>
        <w:tblStyle w:val="Tablaconcuadrcula"/>
        <w:tblW w:w="0" w:type="auto"/>
        <w:tblLook w:val="04A0" w:firstRow="1" w:lastRow="0" w:firstColumn="1" w:lastColumn="0" w:noHBand="0" w:noVBand="1"/>
      </w:tblPr>
      <w:tblGrid>
        <w:gridCol w:w="6459"/>
        <w:gridCol w:w="1243"/>
        <w:gridCol w:w="1352"/>
      </w:tblGrid>
      <w:tr w:rsidR="006073B9" w:rsidTr="00156702">
        <w:tc>
          <w:tcPr>
            <w:tcW w:w="6459" w:type="dxa"/>
            <w:shd w:val="clear" w:color="auto" w:fill="C4BC96" w:themeFill="background2" w:themeFillShade="BF"/>
          </w:tcPr>
          <w:p w:rsidR="006073B9" w:rsidRPr="0040057F" w:rsidRDefault="006073B9" w:rsidP="00156702">
            <w:pPr>
              <w:tabs>
                <w:tab w:val="right" w:pos="8080"/>
              </w:tabs>
              <w:spacing w:line="360" w:lineRule="auto"/>
              <w:jc w:val="center"/>
              <w:rPr>
                <w:rFonts w:ascii="Arial" w:hAnsi="Arial" w:cs="Arial"/>
                <w:sz w:val="24"/>
              </w:rPr>
            </w:pPr>
            <w:r w:rsidRPr="0040057F">
              <w:rPr>
                <w:rFonts w:ascii="Arial" w:hAnsi="Arial" w:cs="Arial"/>
                <w:sz w:val="24"/>
              </w:rPr>
              <w:t>Detalle</w:t>
            </w:r>
            <w:r w:rsidR="00CA20C8" w:rsidRPr="0040057F">
              <w:rPr>
                <w:rFonts w:ascii="Arial" w:hAnsi="Arial" w:cs="Arial"/>
                <w:sz w:val="24"/>
              </w:rPr>
              <w:t xml:space="preserve"> equipamiento</w:t>
            </w:r>
          </w:p>
        </w:tc>
        <w:tc>
          <w:tcPr>
            <w:tcW w:w="1243" w:type="dxa"/>
            <w:shd w:val="clear" w:color="auto" w:fill="C4BC96" w:themeFill="background2" w:themeFillShade="BF"/>
          </w:tcPr>
          <w:p w:rsidR="006073B9" w:rsidRPr="0040057F" w:rsidRDefault="006073B9"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6073B9" w:rsidRPr="0040057F" w:rsidRDefault="0040057F" w:rsidP="00156702">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6073B9" w:rsidRPr="0040057F">
              <w:rPr>
                <w:rFonts w:ascii="Arial" w:hAnsi="Arial" w:cs="Arial"/>
                <w:sz w:val="24"/>
              </w:rPr>
              <w:t>$</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500.000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844598">
              <w:rPr>
                <w:rFonts w:ascii="Arial" w:hAnsi="Arial" w:cs="Arial"/>
                <w:sz w:val="24"/>
              </w:rPr>
              <w:t>SQL Server</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163.000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203.000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lastRenderedPageBreak/>
              <w:t>Licencia Windows Server 2008 r2</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522.000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sidRPr="00EC776D">
              <w:rPr>
                <w:rFonts w:ascii="Arial" w:hAnsi="Arial" w:cs="Arial"/>
                <w:sz w:val="24"/>
              </w:rPr>
              <w:t>25</w:t>
            </w:r>
            <w:r>
              <w:rPr>
                <w:rFonts w:ascii="Arial" w:hAnsi="Arial" w:cs="Arial"/>
                <w:sz w:val="24"/>
              </w:rPr>
              <w:t>3.000</w:t>
            </w:r>
          </w:p>
        </w:tc>
      </w:tr>
      <w:tr w:rsidR="006073B9"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6073B9" w:rsidRDefault="006073B9" w:rsidP="006073B9">
      <w:pPr>
        <w:spacing w:line="360" w:lineRule="auto"/>
        <w:ind w:firstLine="720"/>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CA20C8" w:rsidRPr="002E1795" w:rsidTr="00156702">
        <w:tc>
          <w:tcPr>
            <w:tcW w:w="4961" w:type="dxa"/>
            <w:shd w:val="clear" w:color="auto" w:fill="C4BC96" w:themeFill="background2" w:themeFillShade="BF"/>
          </w:tcPr>
          <w:p w:rsidR="00CA20C8" w:rsidRPr="002E1795" w:rsidRDefault="00CA20C8" w:rsidP="00CA20C8">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r>
              <w:rPr>
                <w:rFonts w:ascii="Arial" w:hAnsi="Arial" w:cs="Arial"/>
                <w:color w:val="auto"/>
                <w:sz w:val="24"/>
                <w:szCs w:val="24"/>
              </w:rPr>
              <w:t xml:space="preserve"> (Desarrollo)</w:t>
            </w:r>
          </w:p>
        </w:tc>
        <w:tc>
          <w:tcPr>
            <w:tcW w:w="2126" w:type="dxa"/>
            <w:shd w:val="clear" w:color="auto" w:fill="C4BC96" w:themeFill="background2" w:themeFillShade="BF"/>
          </w:tcPr>
          <w:p w:rsidR="00CA20C8" w:rsidRPr="002E1795" w:rsidRDefault="00CA20C8" w:rsidP="00156702">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Recurso Humano</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3.350.000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CA20C8" w:rsidRPr="002E1795" w:rsidRDefault="00CA20C8" w:rsidP="00156702">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CA20C8" w:rsidRPr="002E1795" w:rsidRDefault="00CA20C8" w:rsidP="00156702">
            <w:pPr>
              <w:keepNext/>
              <w:tabs>
                <w:tab w:val="center" w:pos="4419"/>
              </w:tabs>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4328EF" w:rsidRDefault="004328EF" w:rsidP="006073B9">
      <w:pPr>
        <w:spacing w:line="360" w:lineRule="auto"/>
        <w:ind w:firstLine="720"/>
        <w:jc w:val="both"/>
        <w:rPr>
          <w:rFonts w:ascii="Arial" w:hAnsi="Arial" w:cs="Arial"/>
          <w:color w:val="auto"/>
          <w:sz w:val="24"/>
          <w:szCs w:val="24"/>
        </w:rPr>
      </w:pPr>
    </w:p>
    <w:p w:rsidR="004328EF" w:rsidRDefault="004328EF" w:rsidP="006073B9">
      <w:pPr>
        <w:spacing w:line="360" w:lineRule="auto"/>
        <w:ind w:firstLine="720"/>
        <w:jc w:val="both"/>
        <w:rPr>
          <w:rFonts w:ascii="Arial" w:hAnsi="Arial" w:cs="Arial"/>
          <w:color w:val="auto"/>
          <w:sz w:val="24"/>
          <w:szCs w:val="24"/>
        </w:rPr>
      </w:pPr>
      <w:r>
        <w:rPr>
          <w:rFonts w:ascii="Arial" w:hAnsi="Arial" w:cs="Arial"/>
          <w:color w:val="auto"/>
          <w:sz w:val="24"/>
          <w:szCs w:val="24"/>
        </w:rPr>
        <w:t>El costo total de la alternativa N° 1 incluyendo Equipamiento y desarrollo  es de $</w:t>
      </w:r>
      <w:r w:rsidRPr="004328EF">
        <w:rPr>
          <w:rFonts w:ascii="Arial" w:hAnsi="Arial" w:cs="Arial"/>
          <w:color w:val="auto"/>
          <w:sz w:val="24"/>
          <w:szCs w:val="24"/>
        </w:rPr>
        <w:t>6</w:t>
      </w:r>
      <w:r>
        <w:rPr>
          <w:rFonts w:ascii="Arial" w:hAnsi="Arial" w:cs="Arial"/>
          <w:color w:val="auto"/>
          <w:sz w:val="24"/>
          <w:szCs w:val="24"/>
        </w:rPr>
        <w:t>.</w:t>
      </w:r>
      <w:r w:rsidRPr="004328EF">
        <w:rPr>
          <w:rFonts w:ascii="Arial" w:hAnsi="Arial" w:cs="Arial"/>
          <w:color w:val="auto"/>
          <w:sz w:val="24"/>
          <w:szCs w:val="24"/>
        </w:rPr>
        <w:t>423</w:t>
      </w:r>
      <w:r>
        <w:rPr>
          <w:rFonts w:ascii="Arial" w:hAnsi="Arial" w:cs="Arial"/>
          <w:color w:val="auto"/>
          <w:sz w:val="24"/>
          <w:szCs w:val="24"/>
        </w:rPr>
        <w:t>.</w:t>
      </w:r>
      <w:r w:rsidRPr="004328EF">
        <w:rPr>
          <w:rFonts w:ascii="Arial" w:hAnsi="Arial" w:cs="Arial"/>
          <w:color w:val="auto"/>
          <w:sz w:val="24"/>
          <w:szCs w:val="24"/>
        </w:rPr>
        <w:t>222</w:t>
      </w:r>
      <w:r>
        <w:rPr>
          <w:rFonts w:ascii="Arial" w:hAnsi="Arial" w:cs="Arial"/>
          <w:color w:val="auto"/>
          <w:sz w:val="24"/>
          <w:szCs w:val="24"/>
        </w:rPr>
        <w:t>.</w:t>
      </w:r>
    </w:p>
    <w:p w:rsidR="00D903F2" w:rsidRDefault="00D903F2" w:rsidP="006073B9">
      <w:pPr>
        <w:spacing w:line="360" w:lineRule="auto"/>
        <w:ind w:firstLine="720"/>
        <w:jc w:val="both"/>
        <w:rPr>
          <w:rFonts w:ascii="Arial" w:hAnsi="Arial" w:cs="Arial"/>
          <w:color w:val="auto"/>
          <w:sz w:val="24"/>
          <w:szCs w:val="24"/>
        </w:rPr>
      </w:pPr>
    </w:p>
    <w:p w:rsidR="00E71961" w:rsidRDefault="00E71961" w:rsidP="006073B9">
      <w:pPr>
        <w:spacing w:line="360" w:lineRule="auto"/>
        <w:ind w:firstLine="720"/>
        <w:jc w:val="both"/>
        <w:rPr>
          <w:rFonts w:ascii="Arial" w:hAnsi="Arial" w:cs="Arial"/>
          <w:color w:val="auto"/>
          <w:sz w:val="24"/>
          <w:szCs w:val="24"/>
        </w:rPr>
      </w:pPr>
    </w:p>
    <w:p w:rsidR="00E71961" w:rsidRDefault="00E71961" w:rsidP="006073B9">
      <w:pPr>
        <w:spacing w:line="360" w:lineRule="auto"/>
        <w:ind w:firstLine="720"/>
        <w:jc w:val="both"/>
        <w:rPr>
          <w:rFonts w:ascii="Arial" w:hAnsi="Arial" w:cs="Arial"/>
          <w:color w:val="auto"/>
          <w:sz w:val="24"/>
          <w:szCs w:val="24"/>
        </w:rPr>
      </w:pPr>
    </w:p>
    <w:p w:rsidR="002E53C7" w:rsidRDefault="002E53C7" w:rsidP="006073B9">
      <w:pPr>
        <w:spacing w:line="360" w:lineRule="auto"/>
        <w:ind w:firstLine="720"/>
        <w:jc w:val="both"/>
        <w:rPr>
          <w:rFonts w:ascii="Arial" w:hAnsi="Arial" w:cs="Arial"/>
          <w:color w:val="auto"/>
          <w:sz w:val="24"/>
          <w:szCs w:val="24"/>
        </w:rPr>
      </w:pPr>
    </w:p>
    <w:p w:rsidR="006073B9" w:rsidRPr="0099127A" w:rsidRDefault="006073B9" w:rsidP="00D903F2">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6073B9" w:rsidTr="00E05DB9">
        <w:tc>
          <w:tcPr>
            <w:tcW w:w="6459" w:type="dxa"/>
            <w:shd w:val="clear" w:color="auto" w:fill="C4BC96" w:themeFill="background2" w:themeFillShade="BF"/>
          </w:tcPr>
          <w:p w:rsidR="006073B9" w:rsidRPr="00154DA2" w:rsidRDefault="006073B9" w:rsidP="00156702">
            <w:pPr>
              <w:tabs>
                <w:tab w:val="right" w:pos="8080"/>
              </w:tabs>
              <w:spacing w:line="360" w:lineRule="auto"/>
              <w:jc w:val="center"/>
              <w:rPr>
                <w:rFonts w:ascii="Arial" w:hAnsi="Arial" w:cs="Arial"/>
                <w:sz w:val="24"/>
              </w:rPr>
            </w:pPr>
            <w:r w:rsidRPr="00154DA2">
              <w:rPr>
                <w:rFonts w:ascii="Arial" w:hAnsi="Arial" w:cs="Arial"/>
                <w:sz w:val="24"/>
              </w:rPr>
              <w:t>Detalle</w:t>
            </w:r>
          </w:p>
        </w:tc>
        <w:tc>
          <w:tcPr>
            <w:tcW w:w="1243" w:type="dxa"/>
            <w:shd w:val="clear" w:color="auto" w:fill="C4BC96" w:themeFill="background2" w:themeFillShade="BF"/>
          </w:tcPr>
          <w:p w:rsidR="006073B9" w:rsidRPr="00154DA2" w:rsidRDefault="006073B9" w:rsidP="00156702">
            <w:pPr>
              <w:tabs>
                <w:tab w:val="right" w:pos="8080"/>
              </w:tabs>
              <w:spacing w:line="360" w:lineRule="auto"/>
              <w:jc w:val="center"/>
              <w:rPr>
                <w:rFonts w:ascii="Arial" w:hAnsi="Arial" w:cs="Arial"/>
                <w:sz w:val="24"/>
              </w:rPr>
            </w:pPr>
            <w:r w:rsidRPr="00154DA2">
              <w:rPr>
                <w:rFonts w:ascii="Arial" w:hAnsi="Arial" w:cs="Arial"/>
                <w:sz w:val="24"/>
              </w:rPr>
              <w:t>Cantidad</w:t>
            </w:r>
          </w:p>
        </w:tc>
        <w:tc>
          <w:tcPr>
            <w:tcW w:w="1352" w:type="dxa"/>
            <w:shd w:val="clear" w:color="auto" w:fill="C4BC96" w:themeFill="background2" w:themeFillShade="BF"/>
          </w:tcPr>
          <w:p w:rsidR="006073B9" w:rsidRPr="00154DA2" w:rsidRDefault="00154DA2" w:rsidP="00156702">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6073B9" w:rsidRPr="00154DA2">
              <w:rPr>
                <w:rFonts w:ascii="Arial" w:hAnsi="Arial" w:cs="Arial"/>
                <w:sz w:val="24"/>
              </w:rPr>
              <w:t>$</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Servidor Procesador I5 2.7 GHZ, RAM 8 Gb DDR3, HD 2,0 TB</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500.000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595237" w:rsidRPr="00E977E6">
              <w:rPr>
                <w:rFonts w:ascii="Arial" w:hAnsi="Arial" w:cs="Arial"/>
                <w:sz w:val="24"/>
              </w:rPr>
              <w:t>MySQL</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8062AA">
            <w:pPr>
              <w:tabs>
                <w:tab w:val="right" w:pos="8080"/>
              </w:tabs>
              <w:spacing w:line="360" w:lineRule="auto"/>
              <w:jc w:val="center"/>
              <w:rPr>
                <w:rFonts w:ascii="Arial" w:hAnsi="Arial" w:cs="Arial"/>
                <w:sz w:val="24"/>
              </w:rPr>
            </w:pPr>
            <w:r>
              <w:rPr>
                <w:rFonts w:ascii="Arial" w:hAnsi="Arial" w:cs="Arial"/>
                <w:sz w:val="24"/>
              </w:rPr>
              <w:t>1</w:t>
            </w:r>
            <w:r w:rsidR="008062AA">
              <w:rPr>
                <w:rFonts w:ascii="Arial" w:hAnsi="Arial" w:cs="Arial"/>
                <w:sz w:val="24"/>
              </w:rPr>
              <w:t>5</w:t>
            </w:r>
            <w:r>
              <w:rPr>
                <w:rFonts w:ascii="Arial" w:hAnsi="Arial" w:cs="Arial"/>
                <w:sz w:val="24"/>
              </w:rPr>
              <w:t>3.000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203.000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522.000</w:t>
            </w:r>
          </w:p>
        </w:tc>
      </w:tr>
      <w:tr w:rsidR="006073B9" w:rsidTr="00E05DB9">
        <w:tblPrEx>
          <w:tblCellMar>
            <w:left w:w="70" w:type="dxa"/>
            <w:right w:w="70" w:type="dxa"/>
          </w:tblCellMar>
          <w:tblLook w:val="0000" w:firstRow="0" w:lastRow="0" w:firstColumn="0" w:lastColumn="0" w:noHBand="0" w:noVBand="0"/>
        </w:tblPrEx>
        <w:trPr>
          <w:trHeight w:val="301"/>
        </w:trPr>
        <w:tc>
          <w:tcPr>
            <w:tcW w:w="7702" w:type="dxa"/>
            <w:gridSpan w:val="2"/>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008062AA">
              <w:rPr>
                <w:rFonts w:ascii="Arial" w:hAnsi="Arial" w:cs="Arial"/>
                <w:color w:val="auto"/>
                <w:sz w:val="24"/>
                <w:szCs w:val="24"/>
              </w:rPr>
              <w:t>37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tbl>
      <w:tblPr>
        <w:tblStyle w:val="Tablaconcuadrcula"/>
        <w:tblpPr w:leftFromText="141" w:rightFromText="141" w:vertAnchor="text" w:horzAnchor="page" w:tblpX="2923" w:tblpY="328"/>
        <w:tblW w:w="0" w:type="auto"/>
        <w:tblLook w:val="04A0" w:firstRow="1" w:lastRow="0" w:firstColumn="1" w:lastColumn="0" w:noHBand="0" w:noVBand="1"/>
      </w:tblPr>
      <w:tblGrid>
        <w:gridCol w:w="4961"/>
        <w:gridCol w:w="2126"/>
      </w:tblGrid>
      <w:tr w:rsidR="00E05DB9" w:rsidRPr="002E1795" w:rsidTr="00E05DB9">
        <w:tc>
          <w:tcPr>
            <w:tcW w:w="4961" w:type="dxa"/>
            <w:shd w:val="clear" w:color="auto" w:fill="C4BC96" w:themeFill="background2" w:themeFillShade="BF"/>
          </w:tcPr>
          <w:p w:rsidR="00E05DB9" w:rsidRPr="002E1795" w:rsidRDefault="00E05DB9" w:rsidP="00E05DB9">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r>
              <w:rPr>
                <w:rFonts w:ascii="Arial" w:hAnsi="Arial" w:cs="Arial"/>
                <w:color w:val="auto"/>
                <w:sz w:val="24"/>
                <w:szCs w:val="24"/>
              </w:rPr>
              <w:t xml:space="preserve"> (Desarrollo)</w:t>
            </w:r>
          </w:p>
        </w:tc>
        <w:tc>
          <w:tcPr>
            <w:tcW w:w="2126" w:type="dxa"/>
            <w:shd w:val="clear" w:color="auto" w:fill="C4BC96" w:themeFill="background2" w:themeFillShade="BF"/>
          </w:tcPr>
          <w:p w:rsidR="00E05DB9" w:rsidRPr="002E1795" w:rsidRDefault="00E05DB9" w:rsidP="00E05DB9">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lastRenderedPageBreak/>
              <w:t>Recurso Humano</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3.350.000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E05DB9" w:rsidRPr="002E1795" w:rsidRDefault="00E05DB9" w:rsidP="00E05DB9">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E05DB9" w:rsidRPr="002E1795" w:rsidRDefault="00E05DB9" w:rsidP="00E05DB9">
            <w:pPr>
              <w:keepNext/>
              <w:tabs>
                <w:tab w:val="center" w:pos="4419"/>
              </w:tabs>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6073B9" w:rsidRDefault="00E51154" w:rsidP="00E51154">
      <w:pPr>
        <w:spacing w:line="360" w:lineRule="auto"/>
        <w:jc w:val="both"/>
        <w:rPr>
          <w:rFonts w:ascii="Arial" w:hAnsi="Arial" w:cs="Arial"/>
          <w:b/>
          <w:sz w:val="24"/>
          <w:szCs w:val="24"/>
        </w:rPr>
      </w:pPr>
      <w:r w:rsidRPr="00ED0BE2">
        <w:rPr>
          <w:rFonts w:ascii="Arial" w:hAnsi="Arial" w:cs="Arial"/>
          <w:b/>
          <w:sz w:val="24"/>
          <w:szCs w:val="24"/>
        </w:rPr>
        <w:t xml:space="preserve"> </w:t>
      </w:r>
    </w:p>
    <w:p w:rsidR="004328EF" w:rsidRDefault="004328EF" w:rsidP="004328EF">
      <w:pPr>
        <w:spacing w:line="360" w:lineRule="auto"/>
        <w:ind w:firstLine="720"/>
        <w:jc w:val="both"/>
        <w:rPr>
          <w:rFonts w:ascii="Arial" w:hAnsi="Arial" w:cs="Arial"/>
          <w:color w:val="auto"/>
          <w:sz w:val="24"/>
          <w:szCs w:val="24"/>
        </w:rPr>
      </w:pPr>
    </w:p>
    <w:p w:rsidR="00E05DB9" w:rsidRDefault="00E05DB9" w:rsidP="004328EF">
      <w:pPr>
        <w:spacing w:line="360" w:lineRule="auto"/>
        <w:ind w:firstLine="720"/>
        <w:jc w:val="both"/>
        <w:rPr>
          <w:rFonts w:ascii="Arial" w:hAnsi="Arial" w:cs="Arial"/>
          <w:color w:val="auto"/>
          <w:sz w:val="24"/>
          <w:szCs w:val="24"/>
        </w:rPr>
      </w:pPr>
    </w:p>
    <w:p w:rsidR="00E05DB9" w:rsidRDefault="00E05DB9" w:rsidP="004328EF">
      <w:pPr>
        <w:spacing w:line="360" w:lineRule="auto"/>
        <w:ind w:firstLine="720"/>
        <w:jc w:val="both"/>
        <w:rPr>
          <w:rFonts w:ascii="Arial" w:hAnsi="Arial" w:cs="Arial"/>
          <w:color w:val="auto"/>
          <w:sz w:val="24"/>
          <w:szCs w:val="24"/>
        </w:rPr>
      </w:pPr>
    </w:p>
    <w:p w:rsidR="004328EF" w:rsidRDefault="004328EF" w:rsidP="004328EF">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El costo total de la alternativa N° </w:t>
      </w:r>
      <w:r w:rsidR="00457A64">
        <w:rPr>
          <w:rFonts w:ascii="Arial" w:hAnsi="Arial" w:cs="Arial"/>
          <w:color w:val="auto"/>
          <w:sz w:val="24"/>
          <w:szCs w:val="24"/>
        </w:rPr>
        <w:t>2</w:t>
      </w:r>
      <w:r>
        <w:rPr>
          <w:rFonts w:ascii="Arial" w:hAnsi="Arial" w:cs="Arial"/>
          <w:color w:val="auto"/>
          <w:sz w:val="24"/>
          <w:szCs w:val="24"/>
        </w:rPr>
        <w:t xml:space="preserve"> incluyendo Equipamiento y desarrollo  es de $</w:t>
      </w:r>
      <w:r w:rsidR="00457A64" w:rsidRPr="00457A64">
        <w:t xml:space="preserve"> </w:t>
      </w:r>
      <w:r w:rsidR="00457A64" w:rsidRPr="00457A64">
        <w:rPr>
          <w:rFonts w:ascii="Arial" w:hAnsi="Arial" w:cs="Arial"/>
          <w:color w:val="auto"/>
          <w:sz w:val="24"/>
          <w:szCs w:val="24"/>
        </w:rPr>
        <w:t>6</w:t>
      </w:r>
      <w:r w:rsidR="00457A64">
        <w:rPr>
          <w:rFonts w:ascii="Arial" w:hAnsi="Arial" w:cs="Arial"/>
          <w:color w:val="auto"/>
          <w:sz w:val="24"/>
          <w:szCs w:val="24"/>
        </w:rPr>
        <w:t>.</w:t>
      </w:r>
      <w:r w:rsidR="00457A64" w:rsidRPr="00457A64">
        <w:rPr>
          <w:rFonts w:ascii="Arial" w:hAnsi="Arial" w:cs="Arial"/>
          <w:color w:val="auto"/>
          <w:sz w:val="24"/>
          <w:szCs w:val="24"/>
        </w:rPr>
        <w:t>1</w:t>
      </w:r>
      <w:r w:rsidR="008062AA">
        <w:rPr>
          <w:rFonts w:ascii="Arial" w:hAnsi="Arial" w:cs="Arial"/>
          <w:color w:val="auto"/>
          <w:sz w:val="24"/>
          <w:szCs w:val="24"/>
        </w:rPr>
        <w:t>6</w:t>
      </w:r>
      <w:r w:rsidR="0089550B">
        <w:rPr>
          <w:rFonts w:ascii="Arial" w:hAnsi="Arial" w:cs="Arial"/>
          <w:color w:val="auto"/>
          <w:sz w:val="24"/>
          <w:szCs w:val="24"/>
        </w:rPr>
        <w:t>0</w:t>
      </w:r>
      <w:r w:rsidR="00457A64">
        <w:rPr>
          <w:rFonts w:ascii="Arial" w:hAnsi="Arial" w:cs="Arial"/>
          <w:color w:val="auto"/>
          <w:sz w:val="24"/>
          <w:szCs w:val="24"/>
        </w:rPr>
        <w:t>.</w:t>
      </w:r>
      <w:r w:rsidR="00457A64" w:rsidRPr="00457A64">
        <w:rPr>
          <w:rFonts w:ascii="Arial" w:hAnsi="Arial" w:cs="Arial"/>
          <w:color w:val="auto"/>
          <w:sz w:val="24"/>
          <w:szCs w:val="24"/>
        </w:rPr>
        <w:t>222</w:t>
      </w:r>
      <w:r>
        <w:rPr>
          <w:rFonts w:ascii="Arial" w:hAnsi="Arial" w:cs="Arial"/>
          <w:color w:val="auto"/>
          <w:sz w:val="24"/>
          <w:szCs w:val="24"/>
        </w:rPr>
        <w:t>.</w:t>
      </w:r>
    </w:p>
    <w:p w:rsidR="00E51154" w:rsidRPr="00ED0BE2" w:rsidRDefault="00E51154" w:rsidP="00E51154">
      <w:pPr>
        <w:spacing w:line="360" w:lineRule="auto"/>
        <w:jc w:val="both"/>
        <w:rPr>
          <w:rFonts w:ascii="Arial" w:hAnsi="Arial" w:cs="Arial"/>
          <w:b/>
          <w:sz w:val="24"/>
          <w:szCs w:val="24"/>
        </w:rPr>
      </w:pPr>
      <w:r w:rsidRPr="00ED0BE2">
        <w:rPr>
          <w:rFonts w:ascii="Arial" w:hAnsi="Arial" w:cs="Arial"/>
          <w:b/>
          <w:sz w:val="24"/>
          <w:szCs w:val="24"/>
        </w:rPr>
        <w:t xml:space="preserve">Costos del Proyecto </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Se deben analizar los costos del proyecto con el fin de obtener un monto total de la inversión, de esta forma ver si el proyecto es rentable para la empresa.</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La institución debe mantener una comunicación constante con su</w:t>
      </w:r>
      <w:r>
        <w:rPr>
          <w:rFonts w:ascii="Arial" w:hAnsi="Arial" w:cs="Arial"/>
          <w:sz w:val="24"/>
        </w:rPr>
        <w:t>s clientes y en la actualidad só</w:t>
      </w:r>
      <w:r w:rsidRPr="00E17B93">
        <w:rPr>
          <w:rFonts w:ascii="Arial" w:hAnsi="Arial" w:cs="Arial"/>
          <w:sz w:val="24"/>
        </w:rPr>
        <w:t>lo existe un sistema de ticket que genera principalmente una limitación en la comunicación y gestión entre la empresa y sus clientes. Este sistema pretende obtener principalmente los siguientes beneficios: Tener una mayor organización con la información de los proyectos, mantener registros históricos de las solicitudes del cliente estableciendo</w:t>
      </w:r>
      <w:r>
        <w:rPr>
          <w:rFonts w:ascii="Arial" w:hAnsi="Arial" w:cs="Arial"/>
          <w:sz w:val="24"/>
        </w:rPr>
        <w:t>,</w:t>
      </w:r>
      <w:r w:rsidRPr="00E17B93">
        <w:rPr>
          <w:rFonts w:ascii="Arial" w:hAnsi="Arial" w:cs="Arial"/>
          <w:sz w:val="24"/>
        </w:rPr>
        <w:t xml:space="preserve"> tipos y estados en las solicitudes, representar la información estadísticamente para ayudar a la toma de decisiones.</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 xml:space="preserve">El cuadro que se muestra a continuación son los recursos necesarios para llevar a cabo </w:t>
      </w:r>
      <w:r>
        <w:rPr>
          <w:rFonts w:ascii="Arial" w:hAnsi="Arial" w:cs="Arial"/>
          <w:sz w:val="24"/>
        </w:rPr>
        <w:t>el desarrollo de este proyecto:</w:t>
      </w:r>
    </w:p>
    <w:p w:rsidR="001E51C9" w:rsidRPr="002A46FC" w:rsidRDefault="001E51C9" w:rsidP="00E51154">
      <w:pPr>
        <w:tabs>
          <w:tab w:val="right" w:pos="8080"/>
        </w:tabs>
        <w:spacing w:line="360" w:lineRule="auto"/>
        <w:ind w:firstLine="709"/>
        <w:jc w:val="both"/>
        <w:rPr>
          <w:rFonts w:ascii="Arial" w:hAnsi="Arial" w:cs="Arial"/>
          <w:sz w:val="24"/>
        </w:rPr>
      </w:pPr>
    </w:p>
    <w:tbl>
      <w:tblPr>
        <w:tblStyle w:val="Tablaconcuadrcula"/>
        <w:tblW w:w="8789" w:type="dxa"/>
        <w:tblInd w:w="-176" w:type="dxa"/>
        <w:tblLook w:val="04A0" w:firstRow="1" w:lastRow="0" w:firstColumn="1" w:lastColumn="0" w:noHBand="0" w:noVBand="1"/>
      </w:tblPr>
      <w:tblGrid>
        <w:gridCol w:w="3927"/>
        <w:gridCol w:w="1177"/>
        <w:gridCol w:w="2235"/>
        <w:gridCol w:w="1450"/>
      </w:tblGrid>
      <w:tr w:rsidR="00E51154" w:rsidRPr="002E1795" w:rsidTr="00870D44">
        <w:trPr>
          <w:trHeight w:val="416"/>
        </w:trPr>
        <w:tc>
          <w:tcPr>
            <w:tcW w:w="3927" w:type="dxa"/>
            <w:shd w:val="clear" w:color="auto" w:fill="C4BC96" w:themeFill="background2" w:themeFillShade="BF"/>
          </w:tcPr>
          <w:p w:rsidR="00E51154" w:rsidRPr="002E1795" w:rsidRDefault="00E51154" w:rsidP="00E51154">
            <w:pPr>
              <w:rPr>
                <w:rFonts w:ascii="Arial" w:hAnsi="Arial" w:cs="Arial"/>
                <w:color w:val="auto"/>
                <w:sz w:val="24"/>
                <w:szCs w:val="24"/>
              </w:rPr>
            </w:pPr>
            <w:r>
              <w:rPr>
                <w:rFonts w:ascii="Arial" w:hAnsi="Arial" w:cs="Arial"/>
                <w:color w:val="auto"/>
                <w:sz w:val="24"/>
                <w:szCs w:val="24"/>
              </w:rPr>
              <w:t>Descripció</w:t>
            </w:r>
            <w:r w:rsidRPr="002E1795">
              <w:rPr>
                <w:rFonts w:ascii="Arial" w:hAnsi="Arial" w:cs="Arial"/>
                <w:color w:val="auto"/>
                <w:sz w:val="24"/>
                <w:szCs w:val="24"/>
              </w:rPr>
              <w:t>n</w:t>
            </w:r>
          </w:p>
        </w:tc>
        <w:tc>
          <w:tcPr>
            <w:tcW w:w="1177" w:type="dxa"/>
            <w:shd w:val="clear" w:color="auto" w:fill="C4BC96" w:themeFill="background2" w:themeFillShade="BF"/>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Cantidad </w:t>
            </w:r>
          </w:p>
        </w:tc>
        <w:tc>
          <w:tcPr>
            <w:tcW w:w="2235" w:type="dxa"/>
            <w:shd w:val="clear" w:color="auto" w:fill="C4BC96" w:themeFill="background2" w:themeFillShade="BF"/>
          </w:tcPr>
          <w:p w:rsidR="00E51154" w:rsidRPr="002E1795" w:rsidRDefault="00154DA2" w:rsidP="00E51154">
            <w:pPr>
              <w:rPr>
                <w:rFonts w:ascii="Arial" w:hAnsi="Arial" w:cs="Arial"/>
                <w:color w:val="auto"/>
                <w:sz w:val="24"/>
                <w:szCs w:val="24"/>
              </w:rPr>
            </w:pPr>
            <w:r w:rsidRPr="002E1795">
              <w:rPr>
                <w:rFonts w:ascii="Arial" w:hAnsi="Arial" w:cs="Arial"/>
                <w:color w:val="auto"/>
                <w:sz w:val="24"/>
                <w:szCs w:val="24"/>
              </w:rPr>
              <w:t xml:space="preserve">Costo </w:t>
            </w:r>
            <w:r w:rsidR="00E51154" w:rsidRPr="002E1795">
              <w:rPr>
                <w:rFonts w:ascii="Arial" w:hAnsi="Arial" w:cs="Arial"/>
                <w:color w:val="auto"/>
                <w:sz w:val="24"/>
                <w:szCs w:val="24"/>
              </w:rPr>
              <w:t>Unitario ($)</w:t>
            </w:r>
          </w:p>
        </w:tc>
        <w:tc>
          <w:tcPr>
            <w:tcW w:w="1450" w:type="dxa"/>
            <w:shd w:val="clear" w:color="auto" w:fill="C4BC96" w:themeFill="background2" w:themeFillShade="BF"/>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 ($)</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3A523B" w:rsidRPr="00E977E6">
              <w:rPr>
                <w:rFonts w:ascii="Arial" w:hAnsi="Arial" w:cs="Arial"/>
                <w:sz w:val="24"/>
              </w:rPr>
              <w:t>MySQL</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Pr="002E1795" w:rsidRDefault="00103EC9" w:rsidP="00ED6097">
            <w:pPr>
              <w:rPr>
                <w:rFonts w:ascii="Arial" w:hAnsi="Arial" w:cs="Arial"/>
                <w:color w:val="auto"/>
                <w:sz w:val="24"/>
                <w:szCs w:val="24"/>
              </w:rPr>
            </w:pPr>
            <w:r>
              <w:rPr>
                <w:rFonts w:ascii="Arial" w:hAnsi="Arial" w:cs="Arial"/>
                <w:color w:val="auto"/>
                <w:sz w:val="24"/>
                <w:szCs w:val="24"/>
              </w:rPr>
              <w:t xml:space="preserve">Servidor (web y aplicaciones) </w:t>
            </w:r>
          </w:p>
        </w:tc>
        <w:tc>
          <w:tcPr>
            <w:tcW w:w="1177" w:type="dxa"/>
          </w:tcPr>
          <w:p w:rsidR="00103EC9" w:rsidRPr="00E51154"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Pr="002E1795"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Pr="002E1795"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Pr="002E1795" w:rsidRDefault="00103EC9" w:rsidP="00B30766">
            <w:pPr>
              <w:rPr>
                <w:rFonts w:ascii="Arial" w:hAnsi="Arial" w:cs="Arial"/>
                <w:color w:val="auto"/>
                <w:sz w:val="24"/>
                <w:szCs w:val="24"/>
              </w:rPr>
            </w:pPr>
            <w:r w:rsidRPr="002E1795">
              <w:rPr>
                <w:rFonts w:ascii="Arial" w:hAnsi="Arial" w:cs="Arial"/>
                <w:color w:val="auto"/>
                <w:sz w:val="24"/>
                <w:szCs w:val="24"/>
              </w:rPr>
              <w:lastRenderedPageBreak/>
              <w:t xml:space="preserve">Costo </w:t>
            </w:r>
            <w:r w:rsidRPr="002E1795">
              <w:rPr>
                <w:rFonts w:ascii="Arial" w:hAnsi="Arial" w:cs="Arial"/>
                <w:sz w:val="24"/>
                <w:szCs w:val="24"/>
              </w:rPr>
              <w:t xml:space="preserve">realización </w:t>
            </w:r>
            <w:r w:rsidRPr="002E1795">
              <w:rPr>
                <w:rFonts w:ascii="Arial" w:hAnsi="Arial" w:cs="Arial"/>
                <w:color w:val="auto"/>
                <w:sz w:val="24"/>
                <w:szCs w:val="24"/>
              </w:rPr>
              <w:t xml:space="preserve">del proyecto </w:t>
            </w:r>
          </w:p>
        </w:tc>
        <w:tc>
          <w:tcPr>
            <w:tcW w:w="1177" w:type="dxa"/>
          </w:tcPr>
          <w:p w:rsidR="00103EC9" w:rsidRPr="00E51154" w:rsidRDefault="00103EC9" w:rsidP="00B30766">
            <w:pPr>
              <w:jc w:val="center"/>
              <w:rPr>
                <w:rFonts w:ascii="Arial" w:hAnsi="Arial" w:cs="Arial"/>
                <w:color w:val="auto"/>
                <w:sz w:val="24"/>
                <w:szCs w:val="24"/>
              </w:rPr>
            </w:pPr>
            <w:r>
              <w:rPr>
                <w:rFonts w:ascii="Arial" w:hAnsi="Arial" w:cs="Arial"/>
                <w:color w:val="auto"/>
                <w:sz w:val="24"/>
                <w:szCs w:val="24"/>
              </w:rPr>
              <w:t>-</w:t>
            </w:r>
          </w:p>
        </w:tc>
        <w:tc>
          <w:tcPr>
            <w:tcW w:w="2235" w:type="dxa"/>
          </w:tcPr>
          <w:p w:rsidR="00103EC9" w:rsidRPr="002E1795" w:rsidRDefault="00103EC9" w:rsidP="00B30766">
            <w:pPr>
              <w:rPr>
                <w:rFonts w:ascii="Arial" w:hAnsi="Arial" w:cs="Arial"/>
                <w:color w:val="auto"/>
                <w:sz w:val="24"/>
                <w:szCs w:val="24"/>
              </w:rPr>
            </w:pPr>
            <w:r>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c>
          <w:tcPr>
            <w:tcW w:w="1450" w:type="dxa"/>
          </w:tcPr>
          <w:p w:rsidR="00103EC9" w:rsidRPr="002E1795" w:rsidRDefault="00103EC9" w:rsidP="00B30766">
            <w:pPr>
              <w:rPr>
                <w:rFonts w:ascii="Arial" w:hAnsi="Arial" w:cs="Arial"/>
                <w:color w:val="auto"/>
                <w:sz w:val="24"/>
                <w:szCs w:val="24"/>
              </w:rPr>
            </w:pPr>
            <w:r>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r w:rsidR="00103EC9" w:rsidRPr="002E1795" w:rsidTr="00870D44">
        <w:tblPrEx>
          <w:tblCellMar>
            <w:left w:w="70" w:type="dxa"/>
            <w:right w:w="70" w:type="dxa"/>
          </w:tblCellMar>
          <w:tblLook w:val="0000" w:firstRow="0" w:lastRow="0" w:firstColumn="0" w:lastColumn="0" w:noHBand="0" w:noVBand="0"/>
        </w:tblPrEx>
        <w:trPr>
          <w:trHeight w:val="393"/>
        </w:trPr>
        <w:tc>
          <w:tcPr>
            <w:tcW w:w="7339" w:type="dxa"/>
            <w:gridSpan w:val="3"/>
          </w:tcPr>
          <w:p w:rsidR="00103EC9" w:rsidRPr="002E1795" w:rsidRDefault="00103EC9" w:rsidP="00E51154">
            <w:pPr>
              <w:spacing w:after="200" w:line="276" w:lineRule="auto"/>
              <w:ind w:left="108"/>
              <w:rPr>
                <w:rFonts w:ascii="Arial" w:hAnsi="Arial" w:cs="Arial"/>
                <w:color w:val="auto"/>
                <w:sz w:val="24"/>
                <w:szCs w:val="24"/>
              </w:rPr>
            </w:pPr>
            <w:r w:rsidRPr="002E1795">
              <w:rPr>
                <w:rFonts w:ascii="Arial" w:hAnsi="Arial" w:cs="Arial"/>
                <w:color w:val="auto"/>
                <w:sz w:val="24"/>
                <w:szCs w:val="24"/>
              </w:rPr>
              <w:t>Total Costo del Proyecto</w:t>
            </w:r>
          </w:p>
        </w:tc>
        <w:tc>
          <w:tcPr>
            <w:tcW w:w="1450" w:type="dxa"/>
          </w:tcPr>
          <w:p w:rsidR="00103EC9" w:rsidRPr="002E1795" w:rsidRDefault="00103EC9" w:rsidP="00E51154">
            <w:pPr>
              <w:keepNext/>
              <w:ind w:left="108"/>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E51154" w:rsidRPr="00E17B93" w:rsidRDefault="00E51154" w:rsidP="00E51154">
      <w:pPr>
        <w:pStyle w:val="Epgrafe"/>
        <w:jc w:val="center"/>
        <w:rPr>
          <w:rFonts w:ascii="Arial" w:hAnsi="Arial" w:cs="Arial"/>
          <w:color w:val="auto"/>
          <w:sz w:val="32"/>
          <w:szCs w:val="24"/>
        </w:rPr>
      </w:pPr>
      <w:bookmarkStart w:id="39" w:name="_Toc371885606"/>
      <w:r w:rsidRPr="00E17B93">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7</w:t>
      </w:r>
      <w:r w:rsidR="007A050A">
        <w:rPr>
          <w:rFonts w:ascii="Arial" w:hAnsi="Arial" w:cs="Arial"/>
          <w:sz w:val="22"/>
        </w:rPr>
        <w:fldChar w:fldCharType="end"/>
      </w:r>
      <w:r w:rsidRPr="00E17B93">
        <w:rPr>
          <w:rFonts w:ascii="Arial" w:hAnsi="Arial" w:cs="Arial"/>
          <w:sz w:val="22"/>
        </w:rPr>
        <w:t xml:space="preserve"> - Costos del proyecto</w:t>
      </w:r>
      <w:bookmarkEnd w:id="39"/>
    </w:p>
    <w:p w:rsidR="00E51154" w:rsidRDefault="00E51154" w:rsidP="00E51154">
      <w:pPr>
        <w:tabs>
          <w:tab w:val="right" w:pos="8080"/>
        </w:tabs>
        <w:spacing w:line="360" w:lineRule="auto"/>
        <w:ind w:firstLine="709"/>
        <w:jc w:val="both"/>
        <w:rPr>
          <w:rFonts w:ascii="Arial" w:hAnsi="Arial" w:cs="Arial"/>
          <w:sz w:val="24"/>
        </w:rPr>
      </w:pP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La empresa Lazos S</w:t>
      </w:r>
      <w:r>
        <w:rPr>
          <w:rFonts w:ascii="Arial" w:hAnsi="Arial" w:cs="Arial"/>
          <w:sz w:val="24"/>
        </w:rPr>
        <w:t>.</w:t>
      </w:r>
      <w:r w:rsidR="00D301EB">
        <w:rPr>
          <w:rFonts w:ascii="Arial" w:hAnsi="Arial" w:cs="Arial"/>
          <w:sz w:val="24"/>
        </w:rPr>
        <w:t>A. y</w:t>
      </w:r>
      <w:r w:rsidRPr="00E17B93">
        <w:rPr>
          <w:rFonts w:ascii="Arial" w:hAnsi="Arial" w:cs="Arial"/>
          <w:sz w:val="24"/>
        </w:rPr>
        <w:t xml:space="preserve">a cuenta con varios de los bienes a utilizar para nuestro </w:t>
      </w:r>
      <w:r w:rsidR="001E51C9">
        <w:rPr>
          <w:rFonts w:ascii="Arial" w:hAnsi="Arial" w:cs="Arial"/>
          <w:sz w:val="24"/>
        </w:rPr>
        <w:t>proyecto los cuales se detallará</w:t>
      </w:r>
      <w:r w:rsidRPr="00E17B93">
        <w:rPr>
          <w:rFonts w:ascii="Arial" w:hAnsi="Arial" w:cs="Arial"/>
          <w:sz w:val="24"/>
        </w:rPr>
        <w:t>n a continuación:</w:t>
      </w:r>
    </w:p>
    <w:p w:rsidR="00E51154" w:rsidRDefault="00E51154" w:rsidP="00E51154">
      <w:pPr>
        <w:pStyle w:val="Prrafodelista"/>
        <w:numPr>
          <w:ilvl w:val="1"/>
          <w:numId w:val="8"/>
        </w:numPr>
        <w:spacing w:line="360" w:lineRule="auto"/>
        <w:rPr>
          <w:rFonts w:ascii="Arial" w:hAnsi="Arial" w:cs="Arial"/>
          <w:color w:val="auto"/>
          <w:sz w:val="24"/>
          <w:szCs w:val="24"/>
        </w:rPr>
      </w:pPr>
      <w:r>
        <w:rPr>
          <w:rFonts w:ascii="Arial" w:hAnsi="Arial" w:cs="Arial"/>
          <w:color w:val="auto"/>
          <w:sz w:val="24"/>
          <w:szCs w:val="24"/>
        </w:rPr>
        <w:t>Hosting</w:t>
      </w:r>
    </w:p>
    <w:p w:rsidR="00E51154" w:rsidRPr="00FA3133" w:rsidRDefault="00E51154" w:rsidP="00E51154">
      <w:pPr>
        <w:pStyle w:val="Prrafodelista"/>
        <w:numPr>
          <w:ilvl w:val="1"/>
          <w:numId w:val="8"/>
        </w:numPr>
        <w:spacing w:line="360" w:lineRule="auto"/>
        <w:rPr>
          <w:rFonts w:ascii="Arial" w:hAnsi="Arial" w:cs="Arial"/>
          <w:color w:val="auto"/>
          <w:sz w:val="24"/>
          <w:szCs w:val="24"/>
        </w:rPr>
      </w:pPr>
      <w:r>
        <w:rPr>
          <w:rFonts w:ascii="Arial" w:hAnsi="Arial" w:cs="Arial"/>
          <w:color w:val="auto"/>
          <w:sz w:val="24"/>
          <w:szCs w:val="24"/>
        </w:rPr>
        <w:t>Servidor Web y aplicaciones</w:t>
      </w:r>
    </w:p>
    <w:p w:rsidR="003A523B" w:rsidRDefault="00870D44" w:rsidP="00C417C3">
      <w:pPr>
        <w:pStyle w:val="Prrafodelista"/>
        <w:numPr>
          <w:ilvl w:val="1"/>
          <w:numId w:val="8"/>
        </w:numPr>
        <w:tabs>
          <w:tab w:val="right" w:pos="8080"/>
        </w:tabs>
        <w:spacing w:line="360" w:lineRule="auto"/>
        <w:jc w:val="both"/>
        <w:rPr>
          <w:rFonts w:ascii="Arial" w:hAnsi="Arial" w:cs="Arial"/>
          <w:sz w:val="24"/>
        </w:rPr>
      </w:pPr>
      <w:r w:rsidRPr="003A523B">
        <w:rPr>
          <w:rFonts w:ascii="Arial" w:hAnsi="Arial" w:cs="Arial"/>
          <w:sz w:val="24"/>
          <w:lang w:eastAsia="en-US"/>
        </w:rPr>
        <w:t>Licencia</w:t>
      </w:r>
      <w:r w:rsidR="003A523B" w:rsidRPr="003A523B">
        <w:rPr>
          <w:rFonts w:ascii="Arial" w:hAnsi="Arial" w:cs="Arial"/>
          <w:sz w:val="24"/>
        </w:rPr>
        <w:t xml:space="preserve"> </w:t>
      </w:r>
      <w:r w:rsidR="003A523B" w:rsidRPr="00E977E6">
        <w:rPr>
          <w:rFonts w:ascii="Arial" w:hAnsi="Arial" w:cs="Arial"/>
          <w:sz w:val="24"/>
        </w:rPr>
        <w:t>MySQL</w:t>
      </w:r>
      <w:r w:rsidR="003A523B" w:rsidRPr="003A523B">
        <w:rPr>
          <w:rFonts w:ascii="Arial" w:hAnsi="Arial" w:cs="Arial"/>
          <w:sz w:val="24"/>
          <w:lang w:eastAsia="en-US"/>
        </w:rPr>
        <w:t xml:space="preserve"> </w:t>
      </w:r>
    </w:p>
    <w:p w:rsidR="00870D44" w:rsidRPr="003A523B" w:rsidRDefault="00870D44" w:rsidP="00C417C3">
      <w:pPr>
        <w:pStyle w:val="Prrafodelista"/>
        <w:numPr>
          <w:ilvl w:val="1"/>
          <w:numId w:val="8"/>
        </w:numPr>
        <w:tabs>
          <w:tab w:val="right" w:pos="8080"/>
        </w:tabs>
        <w:spacing w:line="360" w:lineRule="auto"/>
        <w:jc w:val="both"/>
        <w:rPr>
          <w:rFonts w:ascii="Arial" w:hAnsi="Arial" w:cs="Arial"/>
          <w:sz w:val="24"/>
        </w:rPr>
      </w:pPr>
      <w:r w:rsidRPr="003A523B">
        <w:rPr>
          <w:rFonts w:ascii="Arial" w:hAnsi="Arial" w:cs="Arial"/>
          <w:sz w:val="24"/>
          <w:lang w:eastAsia="en-US"/>
        </w:rPr>
        <w:t>Antivirus para servidor</w:t>
      </w:r>
    </w:p>
    <w:p w:rsidR="00870D44" w:rsidRDefault="00870D44" w:rsidP="00C417C3">
      <w:pPr>
        <w:pStyle w:val="Prrafodelista"/>
        <w:numPr>
          <w:ilvl w:val="1"/>
          <w:numId w:val="8"/>
        </w:numPr>
        <w:tabs>
          <w:tab w:val="right" w:pos="8080"/>
        </w:tabs>
        <w:spacing w:line="360" w:lineRule="auto"/>
        <w:jc w:val="both"/>
        <w:rPr>
          <w:rFonts w:ascii="Arial" w:hAnsi="Arial" w:cs="Arial"/>
          <w:sz w:val="24"/>
        </w:rPr>
      </w:pPr>
      <w:r>
        <w:rPr>
          <w:rFonts w:ascii="Arial" w:hAnsi="Arial" w:cs="Arial"/>
          <w:sz w:val="24"/>
          <w:lang w:eastAsia="en-US"/>
        </w:rPr>
        <w:t>Licencia Windows server 2008 r2</w:t>
      </w:r>
    </w:p>
    <w:p w:rsidR="00870D44" w:rsidRDefault="00870D44" w:rsidP="00870D44">
      <w:pPr>
        <w:pStyle w:val="Prrafodelista"/>
        <w:tabs>
          <w:tab w:val="right" w:pos="8080"/>
        </w:tabs>
        <w:spacing w:line="360" w:lineRule="auto"/>
        <w:ind w:left="1080"/>
        <w:jc w:val="both"/>
        <w:rPr>
          <w:rFonts w:ascii="Arial" w:hAnsi="Arial" w:cs="Arial"/>
          <w:sz w:val="24"/>
        </w:rPr>
      </w:pPr>
    </w:p>
    <w:p w:rsidR="00E51154" w:rsidRPr="00E17B93"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 xml:space="preserve">Como hoy en día existen varios sistemas </w:t>
      </w:r>
      <w:r>
        <w:rPr>
          <w:rFonts w:ascii="Arial" w:hAnsi="Arial" w:cs="Arial"/>
          <w:sz w:val="24"/>
        </w:rPr>
        <w:t xml:space="preserve">que realizan procesos similares, </w:t>
      </w:r>
      <w:r w:rsidRPr="00E17B93">
        <w:rPr>
          <w:rFonts w:ascii="Arial" w:hAnsi="Arial" w:cs="Arial"/>
          <w:sz w:val="24"/>
        </w:rPr>
        <w:t>pero no en su totalidad, de igual forma los costos de estos son altamente elevados y no satisfacen las necesidades de la empresa. Nuestro proyecto es ampliamente favorable sobre las prioridades de la institución, por lo que consideramos que este proyecto es fa</w:t>
      </w:r>
      <w:r w:rsidR="001E51C9">
        <w:rPr>
          <w:rFonts w:ascii="Arial" w:hAnsi="Arial" w:cs="Arial"/>
          <w:sz w:val="24"/>
        </w:rPr>
        <w:t>ctiblemente económico y generará</w:t>
      </w:r>
      <w:r w:rsidRPr="00E17B93">
        <w:rPr>
          <w:rFonts w:ascii="Arial" w:hAnsi="Arial" w:cs="Arial"/>
          <w:sz w:val="24"/>
        </w:rPr>
        <w:t xml:space="preserve"> grandes beneficios.</w:t>
      </w:r>
    </w:p>
    <w:p w:rsidR="00F07937" w:rsidRDefault="00F07937" w:rsidP="00F07937"/>
    <w:p w:rsidR="002E53C7" w:rsidRDefault="002E53C7" w:rsidP="00F07937"/>
    <w:p w:rsidR="002E53C7" w:rsidRDefault="002E53C7" w:rsidP="00F07937"/>
    <w:p w:rsidR="002E53C7" w:rsidRDefault="002E53C7" w:rsidP="00F07937"/>
    <w:p w:rsidR="002E53C7" w:rsidRDefault="002E53C7" w:rsidP="00F07937"/>
    <w:p w:rsidR="002E53C7" w:rsidRDefault="002E53C7" w:rsidP="00F07937"/>
    <w:p w:rsidR="002E53C7" w:rsidRPr="00F07937" w:rsidRDefault="002E53C7" w:rsidP="00F07937"/>
    <w:p w:rsidR="00031F00" w:rsidRPr="001E51C9" w:rsidRDefault="00031F00" w:rsidP="00DF18B2">
      <w:pPr>
        <w:pStyle w:val="Ttulo4"/>
        <w:spacing w:line="360" w:lineRule="auto"/>
        <w:jc w:val="both"/>
        <w:rPr>
          <w:rFonts w:ascii="Arial" w:hAnsi="Arial" w:cs="Arial"/>
          <w:color w:val="auto"/>
          <w:szCs w:val="24"/>
          <w:u w:val="single"/>
        </w:rPr>
      </w:pPr>
      <w:r w:rsidRPr="00DF18B2">
        <w:rPr>
          <w:rFonts w:ascii="Arial" w:hAnsi="Arial" w:cs="Arial"/>
          <w:color w:val="auto"/>
          <w:szCs w:val="24"/>
        </w:rPr>
        <w:t>4.1.2.3 Factibilidad Operacional</w:t>
      </w:r>
    </w:p>
    <w:p w:rsidR="00614E13" w:rsidRPr="00614E13" w:rsidRDefault="00614E13" w:rsidP="00F56251">
      <w:pPr>
        <w:spacing w:after="0" w:line="360" w:lineRule="auto"/>
        <w:jc w:val="both"/>
        <w:rPr>
          <w:rFonts w:ascii="Times New Roman" w:eastAsia="Times New Roman" w:hAnsi="Times New Roman" w:cs="Times New Roman"/>
          <w:noProof w:val="0"/>
          <w:color w:val="auto"/>
          <w:sz w:val="24"/>
          <w:szCs w:val="24"/>
        </w:rPr>
      </w:pPr>
      <w:r w:rsidRPr="00614E13">
        <w:rPr>
          <w:rFonts w:ascii="Times New Roman" w:eastAsia="Times New Roman" w:hAnsi="Times New Roman" w:cs="Times New Roman"/>
          <w:noProof w:val="0"/>
          <w:color w:val="auto"/>
          <w:sz w:val="24"/>
          <w:szCs w:val="24"/>
        </w:rPr>
        <w:lastRenderedPageBreak/>
        <w:t xml:space="preserve">  </w:t>
      </w:r>
    </w:p>
    <w:p w:rsidR="006466DD" w:rsidRPr="00DF18B2" w:rsidRDefault="006466DD" w:rsidP="00F56251">
      <w:pPr>
        <w:spacing w:line="360" w:lineRule="auto"/>
        <w:jc w:val="both"/>
        <w:rPr>
          <w:rFonts w:ascii="Arial" w:hAnsi="Arial" w:cs="Arial"/>
          <w:color w:val="auto"/>
          <w:sz w:val="24"/>
          <w:szCs w:val="24"/>
        </w:rPr>
      </w:pPr>
      <w:r w:rsidRPr="00DF18B2">
        <w:rPr>
          <w:rFonts w:ascii="Arial" w:hAnsi="Arial" w:cs="Arial"/>
          <w:color w:val="auto"/>
          <w:sz w:val="24"/>
          <w:szCs w:val="24"/>
        </w:rPr>
        <w:tab/>
      </w:r>
      <w:r>
        <w:rPr>
          <w:rFonts w:ascii="Arial" w:hAnsi="Arial" w:cs="Arial"/>
          <w:color w:val="auto"/>
          <w:sz w:val="24"/>
          <w:szCs w:val="24"/>
        </w:rPr>
        <w:t>En</w:t>
      </w:r>
      <w:r w:rsidRPr="00DF18B2">
        <w:rPr>
          <w:rFonts w:ascii="Arial" w:hAnsi="Arial" w:cs="Arial"/>
          <w:color w:val="auto"/>
          <w:sz w:val="24"/>
          <w:szCs w:val="24"/>
        </w:rPr>
        <w:t xml:space="preserve"> la realización del proyecto, consideramos necesario el siguiente personal: </w:t>
      </w:r>
    </w:p>
    <w:p w:rsidR="006466DD" w:rsidRDefault="006466DD" w:rsidP="00F56251">
      <w:pPr>
        <w:pStyle w:val="Prrafodelista"/>
        <w:numPr>
          <w:ilvl w:val="1"/>
          <w:numId w:val="8"/>
        </w:numPr>
        <w:spacing w:line="360" w:lineRule="auto"/>
        <w:jc w:val="both"/>
        <w:rPr>
          <w:rFonts w:ascii="Arial" w:hAnsi="Arial" w:cs="Arial"/>
          <w:color w:val="auto"/>
          <w:sz w:val="24"/>
          <w:szCs w:val="24"/>
        </w:rPr>
      </w:pPr>
      <w:r w:rsidRPr="00DF18B2">
        <w:rPr>
          <w:rFonts w:ascii="Arial" w:hAnsi="Arial" w:cs="Arial"/>
          <w:color w:val="auto"/>
          <w:sz w:val="24"/>
          <w:szCs w:val="24"/>
        </w:rPr>
        <w:t xml:space="preserve">1 Jefe de Proyecto </w:t>
      </w:r>
    </w:p>
    <w:p w:rsidR="00706637" w:rsidRPr="00DF18B2" w:rsidRDefault="00706637" w:rsidP="00F56251">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1 Testing</w:t>
      </w:r>
    </w:p>
    <w:p w:rsidR="006466DD" w:rsidRPr="00DF18B2" w:rsidRDefault="006466DD" w:rsidP="00F56251">
      <w:pPr>
        <w:pStyle w:val="Prrafodelista"/>
        <w:numPr>
          <w:ilvl w:val="1"/>
          <w:numId w:val="8"/>
        </w:numPr>
        <w:spacing w:line="360" w:lineRule="auto"/>
        <w:jc w:val="both"/>
        <w:rPr>
          <w:rFonts w:ascii="Arial" w:hAnsi="Arial" w:cs="Arial"/>
          <w:color w:val="auto"/>
          <w:sz w:val="24"/>
          <w:szCs w:val="24"/>
        </w:rPr>
      </w:pPr>
      <w:r w:rsidRPr="00DF18B2">
        <w:rPr>
          <w:rFonts w:ascii="Arial" w:hAnsi="Arial" w:cs="Arial"/>
          <w:color w:val="auto"/>
          <w:sz w:val="24"/>
          <w:szCs w:val="24"/>
        </w:rPr>
        <w:t xml:space="preserve">2 Programadores </w:t>
      </w:r>
    </w:p>
    <w:p w:rsidR="006466DD" w:rsidRDefault="006466DD" w:rsidP="00F56251">
      <w:pPr>
        <w:spacing w:line="360" w:lineRule="auto"/>
        <w:ind w:firstLine="720"/>
        <w:jc w:val="both"/>
        <w:rPr>
          <w:rFonts w:ascii="Arial" w:hAnsi="Arial" w:cs="Arial"/>
          <w:sz w:val="24"/>
          <w:szCs w:val="24"/>
        </w:rPr>
      </w:pPr>
      <w:r w:rsidRPr="00DF18B2">
        <w:rPr>
          <w:rFonts w:ascii="Arial" w:hAnsi="Arial" w:cs="Arial"/>
          <w:sz w:val="24"/>
          <w:szCs w:val="24"/>
        </w:rPr>
        <w:t>Para operar el sistema, se requiere capacitar a todo el personal, de esta forma la utilización del sistema sea óptima y sea administrado sin ningún inconveniente</w:t>
      </w:r>
      <w:r>
        <w:rPr>
          <w:rFonts w:ascii="Arial" w:hAnsi="Arial" w:cs="Arial"/>
          <w:sz w:val="24"/>
          <w:szCs w:val="24"/>
        </w:rPr>
        <w:t>.</w:t>
      </w:r>
    </w:p>
    <w:p w:rsidR="006466DD" w:rsidRDefault="006466DD" w:rsidP="00F56251">
      <w:pPr>
        <w:spacing w:line="360" w:lineRule="auto"/>
        <w:jc w:val="both"/>
        <w:rPr>
          <w:rFonts w:ascii="Arial" w:hAnsi="Arial" w:cs="Arial"/>
          <w:sz w:val="24"/>
          <w:szCs w:val="24"/>
        </w:rPr>
      </w:pPr>
      <w:r>
        <w:rPr>
          <w:rFonts w:ascii="Arial" w:hAnsi="Arial" w:cs="Arial"/>
          <w:sz w:val="24"/>
          <w:szCs w:val="24"/>
        </w:rPr>
        <w:tab/>
        <w:t>En este proyecto se cuenta directamente con el apoyo de la empresa y el de los trabajadores. Ya que es una herramienta que los favorece muy positivamente al momento de realizar las gestiones, administrar las solicitudes de los clientes, organizando la información, mejorando ampliamente el sistema actual de la empresa.</w:t>
      </w:r>
    </w:p>
    <w:p w:rsidR="006466DD" w:rsidRDefault="006466DD" w:rsidP="00F56251">
      <w:pPr>
        <w:spacing w:line="360" w:lineRule="auto"/>
        <w:jc w:val="both"/>
        <w:rPr>
          <w:rFonts w:ascii="Arial" w:hAnsi="Arial" w:cs="Arial"/>
          <w:sz w:val="24"/>
          <w:szCs w:val="24"/>
        </w:rPr>
      </w:pPr>
      <w:r>
        <w:rPr>
          <w:rFonts w:ascii="Arial" w:hAnsi="Arial" w:cs="Arial"/>
          <w:sz w:val="24"/>
          <w:szCs w:val="24"/>
        </w:rPr>
        <w:tab/>
        <w:t xml:space="preserve">Tener una buena comunicación y apoyo con la comunidad empresarial favorece al proyecto, ya que la toma de requerimientos se realiza se forma óptima. Los antecedentes y problemáticas que surgen en la empresa son vistas y analizadas ampliamente por la abundancia de información entregada por parte de la empresa y sus trabajadores. De esta forma se generan más alternativas de solución acorde a lo que la empresa realmente necesita. </w:t>
      </w:r>
    </w:p>
    <w:p w:rsidR="006466DD" w:rsidRDefault="006466DD" w:rsidP="00F56251">
      <w:pPr>
        <w:spacing w:line="360" w:lineRule="auto"/>
        <w:jc w:val="both"/>
        <w:rPr>
          <w:rFonts w:ascii="Arial" w:hAnsi="Arial" w:cs="Arial"/>
          <w:sz w:val="24"/>
          <w:szCs w:val="24"/>
        </w:rPr>
      </w:pPr>
      <w:r>
        <w:rPr>
          <w:rFonts w:ascii="Arial" w:hAnsi="Arial" w:cs="Arial"/>
          <w:sz w:val="24"/>
          <w:szCs w:val="24"/>
        </w:rPr>
        <w:tab/>
        <w:t xml:space="preserve">De esta forma el sistema propuesto no causará perjuicios ni producirá resultados pobres para alguna área, será de fácil acceso para los usuarios del sistema, mejora ampliamente la productividad fortaleciendo la toma de decisiones. </w:t>
      </w:r>
    </w:p>
    <w:p w:rsidR="00C1299A" w:rsidRDefault="00C1299A" w:rsidP="00F56251">
      <w:pPr>
        <w:spacing w:line="360" w:lineRule="auto"/>
        <w:jc w:val="both"/>
        <w:rPr>
          <w:rFonts w:ascii="Arial" w:hAnsi="Arial" w:cs="Arial"/>
          <w:sz w:val="24"/>
          <w:szCs w:val="24"/>
        </w:rPr>
      </w:pPr>
    </w:p>
    <w:p w:rsidR="00253A8C" w:rsidRDefault="00253A8C" w:rsidP="00F56251">
      <w:pPr>
        <w:spacing w:line="360" w:lineRule="auto"/>
        <w:jc w:val="both"/>
        <w:rPr>
          <w:rFonts w:ascii="Arial" w:hAnsi="Arial" w:cs="Arial"/>
          <w:sz w:val="24"/>
          <w:szCs w:val="24"/>
        </w:rPr>
      </w:pPr>
    </w:p>
    <w:p w:rsidR="006466DD" w:rsidRPr="00DF18B2" w:rsidRDefault="006466DD" w:rsidP="00F56251">
      <w:pPr>
        <w:spacing w:line="360" w:lineRule="auto"/>
        <w:jc w:val="both"/>
        <w:rPr>
          <w:rFonts w:ascii="Arial" w:hAnsi="Arial" w:cs="Arial"/>
          <w:color w:val="auto"/>
          <w:sz w:val="24"/>
          <w:szCs w:val="24"/>
        </w:rPr>
      </w:pPr>
      <w:r>
        <w:rPr>
          <w:rFonts w:ascii="Arial" w:hAnsi="Arial" w:cs="Arial"/>
          <w:sz w:val="24"/>
          <w:szCs w:val="24"/>
        </w:rPr>
        <w:t>Se deben considerar 3 aspectos fundamentales para el uso de tu potencial:</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color w:val="auto"/>
          <w:sz w:val="24"/>
          <w:szCs w:val="24"/>
        </w:rPr>
        <w:t xml:space="preserve">Complejidad del sistema </w:t>
      </w:r>
    </w:p>
    <w:p w:rsidR="006466DD" w:rsidRPr="00D301EB" w:rsidRDefault="006466DD" w:rsidP="00D301EB">
      <w:pPr>
        <w:spacing w:line="360" w:lineRule="auto"/>
        <w:ind w:firstLine="720"/>
        <w:jc w:val="both"/>
        <w:rPr>
          <w:rFonts w:ascii="Arial" w:hAnsi="Arial" w:cs="Arial"/>
          <w:sz w:val="24"/>
          <w:szCs w:val="24"/>
        </w:rPr>
      </w:pPr>
      <w:r w:rsidRPr="00D301EB">
        <w:rPr>
          <w:rFonts w:ascii="Arial" w:hAnsi="Arial" w:cs="Arial"/>
          <w:sz w:val="24"/>
          <w:szCs w:val="24"/>
        </w:rPr>
        <w:lastRenderedPageBreak/>
        <w:t xml:space="preserve">Principalmente la idea principal es desarrollar un sistema con una interfaz amigable que sea </w:t>
      </w:r>
      <w:r w:rsidRPr="00DF18B2">
        <w:rPr>
          <w:rFonts w:ascii="Arial" w:hAnsi="Arial" w:cs="Arial"/>
          <w:sz w:val="24"/>
          <w:szCs w:val="24"/>
        </w:rPr>
        <w:t>fácil</w:t>
      </w:r>
      <w:r w:rsidRPr="00D301EB">
        <w:rPr>
          <w:rFonts w:ascii="Arial" w:hAnsi="Arial" w:cs="Arial"/>
          <w:sz w:val="24"/>
          <w:szCs w:val="24"/>
        </w:rPr>
        <w:t xml:space="preserve"> y sencilla de usar.</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color w:val="auto"/>
          <w:sz w:val="24"/>
          <w:szCs w:val="24"/>
        </w:rPr>
        <w:t>Resistencia al cambio</w:t>
      </w:r>
    </w:p>
    <w:p w:rsidR="00D550B1" w:rsidRPr="00C1299A" w:rsidRDefault="006466DD" w:rsidP="00D301EB">
      <w:pPr>
        <w:spacing w:line="360" w:lineRule="auto"/>
        <w:ind w:firstLine="720"/>
        <w:jc w:val="both"/>
        <w:rPr>
          <w:rFonts w:ascii="Arial" w:hAnsi="Arial" w:cs="Arial"/>
          <w:color w:val="auto"/>
          <w:sz w:val="24"/>
          <w:szCs w:val="24"/>
        </w:rPr>
      </w:pPr>
      <w:r w:rsidRPr="00DF18B2">
        <w:rPr>
          <w:rFonts w:ascii="Arial" w:hAnsi="Arial" w:cs="Arial"/>
          <w:color w:val="auto"/>
          <w:sz w:val="24"/>
          <w:szCs w:val="24"/>
        </w:rPr>
        <w:t xml:space="preserve">Hoy en día los usuarios se resisten al cambio , no son tolerantes a usar sistemas nuevos prefieren seguir usando sistemas antiguos </w:t>
      </w:r>
      <w:r w:rsidR="00F07937">
        <w:rPr>
          <w:rFonts w:ascii="Arial" w:hAnsi="Arial" w:cs="Arial"/>
          <w:color w:val="auto"/>
          <w:sz w:val="24"/>
          <w:szCs w:val="24"/>
        </w:rPr>
        <w:t xml:space="preserve">o seguir trabajando manualmente </w:t>
      </w:r>
      <w:r w:rsidRPr="00DF18B2">
        <w:rPr>
          <w:rFonts w:ascii="Arial" w:hAnsi="Arial" w:cs="Arial"/>
          <w:color w:val="auto"/>
          <w:sz w:val="24"/>
          <w:szCs w:val="24"/>
        </w:rPr>
        <w:t xml:space="preserve">(planillas, </w:t>
      </w:r>
      <w:r w:rsidRPr="00DF18B2">
        <w:rPr>
          <w:rFonts w:ascii="Arial" w:hAnsi="Arial" w:cs="Arial"/>
          <w:sz w:val="24"/>
          <w:szCs w:val="24"/>
        </w:rPr>
        <w:t>Excel</w:t>
      </w:r>
      <w:r w:rsidRPr="00DF18B2">
        <w:rPr>
          <w:rFonts w:ascii="Arial" w:hAnsi="Arial" w:cs="Arial"/>
          <w:color w:val="auto"/>
          <w:sz w:val="24"/>
          <w:szCs w:val="24"/>
        </w:rPr>
        <w:t xml:space="preserve">, hojas, </w:t>
      </w:r>
      <w:r>
        <w:rPr>
          <w:rFonts w:ascii="Arial" w:hAnsi="Arial" w:cs="Arial"/>
          <w:sz w:val="24"/>
          <w:szCs w:val="24"/>
        </w:rPr>
        <w:t>etc</w:t>
      </w:r>
      <w:r w:rsidR="00C1299A">
        <w:rPr>
          <w:rFonts w:ascii="Arial" w:hAnsi="Arial" w:cs="Arial"/>
          <w:color w:val="auto"/>
          <w:sz w:val="24"/>
          <w:szCs w:val="24"/>
        </w:rPr>
        <w:t>).</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sz w:val="24"/>
          <w:szCs w:val="24"/>
        </w:rPr>
        <w:t>Adaptación</w:t>
      </w:r>
      <w:r w:rsidRPr="00884F9B">
        <w:rPr>
          <w:rFonts w:ascii="Arial" w:hAnsi="Arial" w:cs="Arial"/>
          <w:b/>
          <w:color w:val="auto"/>
          <w:sz w:val="24"/>
          <w:szCs w:val="24"/>
        </w:rPr>
        <w:t xml:space="preserve"> </w:t>
      </w:r>
    </w:p>
    <w:p w:rsidR="006466DD" w:rsidRDefault="006466DD" w:rsidP="00D301EB">
      <w:pPr>
        <w:spacing w:line="360" w:lineRule="auto"/>
        <w:ind w:firstLine="720"/>
        <w:jc w:val="both"/>
        <w:rPr>
          <w:rFonts w:ascii="Arial" w:hAnsi="Arial" w:cs="Arial"/>
          <w:color w:val="auto"/>
          <w:sz w:val="24"/>
          <w:szCs w:val="24"/>
        </w:rPr>
      </w:pPr>
      <w:r w:rsidRPr="00DF18B2">
        <w:rPr>
          <w:rFonts w:ascii="Arial" w:hAnsi="Arial" w:cs="Arial"/>
          <w:color w:val="auto"/>
          <w:sz w:val="24"/>
          <w:szCs w:val="24"/>
        </w:rPr>
        <w:t xml:space="preserve">Para que los usuarios se adapten </w:t>
      </w:r>
      <w:r w:rsidRPr="00DF18B2">
        <w:rPr>
          <w:rFonts w:ascii="Arial" w:hAnsi="Arial" w:cs="Arial"/>
          <w:sz w:val="24"/>
          <w:szCs w:val="24"/>
        </w:rPr>
        <w:t>fácilmente</w:t>
      </w:r>
      <w:r w:rsidRPr="00DF18B2">
        <w:rPr>
          <w:rFonts w:ascii="Arial" w:hAnsi="Arial" w:cs="Arial"/>
          <w:color w:val="auto"/>
          <w:sz w:val="24"/>
          <w:szCs w:val="24"/>
        </w:rPr>
        <w:t xml:space="preserve"> al sistema se crearán manuales de usuarios y también se les capacitará a todo el personal lo cual tendremos total dispo</w:t>
      </w:r>
      <w:r>
        <w:rPr>
          <w:rFonts w:ascii="Arial" w:hAnsi="Arial" w:cs="Arial"/>
          <w:sz w:val="24"/>
          <w:szCs w:val="24"/>
        </w:rPr>
        <w:t>si</w:t>
      </w:r>
      <w:r w:rsidRPr="00DF18B2">
        <w:rPr>
          <w:rFonts w:ascii="Arial" w:hAnsi="Arial" w:cs="Arial"/>
          <w:color w:val="auto"/>
          <w:sz w:val="24"/>
          <w:szCs w:val="24"/>
        </w:rPr>
        <w:t>ción en resolver sus preguntas o dudas con respecto al sistema.</w:t>
      </w:r>
    </w:p>
    <w:p w:rsidR="00D301EB" w:rsidRPr="00DF18B2" w:rsidRDefault="00D301EB" w:rsidP="00F56251">
      <w:pPr>
        <w:spacing w:line="360" w:lineRule="auto"/>
        <w:jc w:val="both"/>
        <w:rPr>
          <w:rFonts w:ascii="Arial" w:hAnsi="Arial" w:cs="Arial"/>
          <w:color w:val="auto"/>
          <w:sz w:val="24"/>
          <w:szCs w:val="24"/>
        </w:rPr>
      </w:pPr>
    </w:p>
    <w:p w:rsidR="00031F00" w:rsidRPr="00332C3E" w:rsidRDefault="00031F00" w:rsidP="00F56251">
      <w:pPr>
        <w:pStyle w:val="Ttulo4"/>
        <w:spacing w:line="360" w:lineRule="auto"/>
        <w:jc w:val="both"/>
        <w:rPr>
          <w:rFonts w:ascii="Arial" w:hAnsi="Arial" w:cs="Arial"/>
          <w:color w:val="auto"/>
          <w:szCs w:val="24"/>
        </w:rPr>
      </w:pPr>
      <w:r w:rsidRPr="00332C3E">
        <w:rPr>
          <w:rFonts w:ascii="Arial" w:hAnsi="Arial" w:cs="Arial"/>
          <w:color w:val="auto"/>
          <w:szCs w:val="24"/>
        </w:rPr>
        <w:t>4.1.2.4 Comparativa de las Alternativas</w:t>
      </w:r>
    </w:p>
    <w:p w:rsidR="00C129C2" w:rsidRDefault="00C129C2" w:rsidP="00F56251">
      <w:pPr>
        <w:spacing w:line="360" w:lineRule="auto"/>
        <w:jc w:val="both"/>
        <w:rPr>
          <w:rFonts w:ascii="Arial" w:hAnsi="Arial" w:cs="Arial"/>
          <w:sz w:val="24"/>
          <w:szCs w:val="24"/>
        </w:rPr>
      </w:pPr>
      <w:r w:rsidRPr="00332C3E">
        <w:rPr>
          <w:rFonts w:ascii="Arial" w:hAnsi="Arial" w:cs="Arial"/>
          <w:sz w:val="24"/>
          <w:szCs w:val="24"/>
        </w:rPr>
        <w:tab/>
        <w:t>A continu</w:t>
      </w:r>
      <w:r>
        <w:rPr>
          <w:rFonts w:ascii="Arial" w:hAnsi="Arial" w:cs="Arial"/>
          <w:sz w:val="24"/>
          <w:szCs w:val="24"/>
        </w:rPr>
        <w:t>ación procederemos a comparar las alternativas de solución para el desarrollo del proyecto, de esta manera ver</w:t>
      </w:r>
      <w:r w:rsidR="00F07937">
        <w:rPr>
          <w:rFonts w:ascii="Arial" w:hAnsi="Arial" w:cs="Arial"/>
          <w:sz w:val="24"/>
          <w:szCs w:val="24"/>
        </w:rPr>
        <w:t xml:space="preserve"> cuál es la opción más fiable, ó</w:t>
      </w:r>
      <w:r>
        <w:rPr>
          <w:rFonts w:ascii="Arial" w:hAnsi="Arial" w:cs="Arial"/>
          <w:sz w:val="24"/>
          <w:szCs w:val="24"/>
        </w:rPr>
        <w:t>ptima y eficiente para llevar a cabo el proyecto.</w:t>
      </w:r>
    </w:p>
    <w:p w:rsidR="003B16E5" w:rsidRDefault="003B16E5" w:rsidP="00F56251">
      <w:pPr>
        <w:spacing w:line="360" w:lineRule="auto"/>
        <w:ind w:firstLine="720"/>
        <w:jc w:val="both"/>
        <w:rPr>
          <w:rFonts w:ascii="Arial" w:hAnsi="Arial" w:cs="Arial"/>
          <w:b/>
          <w:color w:val="auto"/>
          <w:sz w:val="24"/>
          <w:szCs w:val="24"/>
        </w:rPr>
      </w:pPr>
    </w:p>
    <w:p w:rsidR="0007015E" w:rsidRDefault="0007015E" w:rsidP="00F56251">
      <w:pPr>
        <w:spacing w:line="360" w:lineRule="auto"/>
        <w:ind w:firstLine="720"/>
        <w:jc w:val="both"/>
        <w:rPr>
          <w:rFonts w:ascii="Arial" w:hAnsi="Arial" w:cs="Arial"/>
          <w:b/>
          <w:color w:val="auto"/>
          <w:sz w:val="24"/>
          <w:szCs w:val="24"/>
        </w:rPr>
      </w:pPr>
      <w:r w:rsidRPr="0099127A">
        <w:rPr>
          <w:rFonts w:ascii="Arial" w:hAnsi="Arial" w:cs="Arial"/>
          <w:b/>
          <w:color w:val="auto"/>
          <w:sz w:val="24"/>
          <w:szCs w:val="24"/>
        </w:rPr>
        <w:t>Alternativa N° 1 .</w:t>
      </w:r>
      <w:r w:rsidR="00485158">
        <w:rPr>
          <w:rFonts w:ascii="Arial" w:hAnsi="Arial" w:cs="Arial"/>
          <w:b/>
          <w:color w:val="auto"/>
          <w:sz w:val="24"/>
          <w:szCs w:val="24"/>
        </w:rPr>
        <w:t>NET</w:t>
      </w:r>
      <w:r w:rsidR="00883712">
        <w:rPr>
          <w:rFonts w:ascii="Arial" w:hAnsi="Arial" w:cs="Arial"/>
          <w:b/>
          <w:color w:val="auto"/>
          <w:sz w:val="24"/>
          <w:szCs w:val="24"/>
        </w:rPr>
        <w:t xml:space="preserve"> con MySQL</w:t>
      </w:r>
    </w:p>
    <w:p w:rsidR="00BB6168" w:rsidRDefault="00F14114" w:rsidP="00F56251">
      <w:pPr>
        <w:spacing w:line="360" w:lineRule="auto"/>
        <w:ind w:firstLine="720"/>
        <w:jc w:val="both"/>
        <w:rPr>
          <w:rFonts w:ascii="Arial" w:hAnsi="Arial" w:cs="Arial"/>
          <w:color w:val="auto"/>
          <w:sz w:val="24"/>
          <w:szCs w:val="24"/>
        </w:rPr>
      </w:pPr>
      <w:r>
        <w:rPr>
          <w:rFonts w:ascii="Arial" w:hAnsi="Arial" w:cs="Arial"/>
          <w:color w:val="auto"/>
          <w:sz w:val="24"/>
          <w:szCs w:val="24"/>
        </w:rPr>
        <w:t xml:space="preserve">La plataforma .NET es una de las alternativas que se tiene en cuenta ya que facilita el proceso de construcción de </w:t>
      </w:r>
      <w:r w:rsidR="00320BBC">
        <w:rPr>
          <w:rFonts w:ascii="Arial" w:hAnsi="Arial" w:cs="Arial"/>
          <w:color w:val="auto"/>
          <w:sz w:val="24"/>
          <w:szCs w:val="24"/>
        </w:rPr>
        <w:t>programas multipropósito</w:t>
      </w:r>
      <w:r w:rsidR="00CB1849">
        <w:rPr>
          <w:rFonts w:ascii="Arial" w:hAnsi="Arial" w:cs="Arial"/>
          <w:color w:val="auto"/>
          <w:sz w:val="24"/>
          <w:szCs w:val="24"/>
        </w:rPr>
        <w:t xml:space="preserve">. Es una herramienta con </w:t>
      </w:r>
      <w:r>
        <w:rPr>
          <w:rFonts w:ascii="Arial" w:hAnsi="Arial" w:cs="Arial"/>
          <w:color w:val="auto"/>
          <w:sz w:val="24"/>
          <w:szCs w:val="24"/>
        </w:rPr>
        <w:t xml:space="preserve"> </w:t>
      </w:r>
      <w:r w:rsidR="00433FF8">
        <w:rPr>
          <w:rFonts w:ascii="Arial" w:hAnsi="Arial" w:cs="Arial"/>
          <w:color w:val="auto"/>
          <w:sz w:val="24"/>
          <w:szCs w:val="24"/>
        </w:rPr>
        <w:t xml:space="preserve">una gran cantidad de </w:t>
      </w:r>
      <w:r w:rsidR="008E3C1A">
        <w:rPr>
          <w:rFonts w:ascii="Arial" w:hAnsi="Arial" w:cs="Arial"/>
          <w:color w:val="auto"/>
          <w:sz w:val="24"/>
          <w:szCs w:val="24"/>
        </w:rPr>
        <w:t>tecnologías</w:t>
      </w:r>
      <w:r w:rsidR="00433FF8">
        <w:rPr>
          <w:rFonts w:ascii="Arial" w:hAnsi="Arial" w:cs="Arial"/>
          <w:color w:val="auto"/>
          <w:sz w:val="24"/>
          <w:szCs w:val="24"/>
        </w:rPr>
        <w:t xml:space="preserve"> que facilitan </w:t>
      </w:r>
      <w:r w:rsidR="00402AC7">
        <w:rPr>
          <w:rFonts w:ascii="Arial" w:hAnsi="Arial" w:cs="Arial"/>
          <w:color w:val="auto"/>
          <w:sz w:val="24"/>
          <w:szCs w:val="24"/>
        </w:rPr>
        <w:t xml:space="preserve">las </w:t>
      </w:r>
      <w:r w:rsidR="00402AC7" w:rsidRPr="00BB4487">
        <w:rPr>
          <w:rFonts w:ascii="Arial" w:hAnsi="Arial" w:cs="Arial"/>
          <w:color w:val="auto"/>
          <w:sz w:val="24"/>
          <w:szCs w:val="24"/>
        </w:rPr>
        <w:t xml:space="preserve">tareas y a </w:t>
      </w:r>
      <w:r w:rsidR="00BB6168">
        <w:rPr>
          <w:rFonts w:ascii="Arial" w:hAnsi="Arial" w:cs="Arial"/>
          <w:color w:val="auto"/>
          <w:sz w:val="24"/>
          <w:szCs w:val="24"/>
        </w:rPr>
        <w:t>la vez agilizan la implementació</w:t>
      </w:r>
      <w:r w:rsidR="00402AC7" w:rsidRPr="00BB4487">
        <w:rPr>
          <w:rFonts w:ascii="Arial" w:hAnsi="Arial" w:cs="Arial"/>
          <w:color w:val="auto"/>
          <w:sz w:val="24"/>
          <w:szCs w:val="24"/>
        </w:rPr>
        <w:t>n</w:t>
      </w:r>
      <w:r w:rsidR="00BB4487">
        <w:rPr>
          <w:rFonts w:ascii="Arial" w:hAnsi="Arial" w:cs="Arial"/>
          <w:color w:val="auto"/>
          <w:sz w:val="24"/>
          <w:szCs w:val="24"/>
        </w:rPr>
        <w:t>. Es una alternativa altamente eficiente</w:t>
      </w:r>
      <w:r w:rsidR="00BB6168">
        <w:rPr>
          <w:rFonts w:ascii="Arial" w:hAnsi="Arial" w:cs="Arial"/>
          <w:color w:val="auto"/>
          <w:sz w:val="24"/>
          <w:szCs w:val="24"/>
        </w:rPr>
        <w:t>.</w:t>
      </w:r>
    </w:p>
    <w:p w:rsidR="00BB4487" w:rsidRDefault="00BB6168" w:rsidP="00F56251">
      <w:pPr>
        <w:spacing w:line="360" w:lineRule="auto"/>
        <w:ind w:firstLine="720"/>
        <w:jc w:val="both"/>
        <w:rPr>
          <w:rFonts w:ascii="Arial" w:hAnsi="Arial" w:cs="Arial"/>
          <w:color w:val="auto"/>
          <w:sz w:val="24"/>
          <w:szCs w:val="24"/>
        </w:rPr>
      </w:pPr>
      <w:r>
        <w:rPr>
          <w:rFonts w:ascii="Arial" w:hAnsi="Arial" w:cs="Arial"/>
          <w:color w:val="auto"/>
          <w:sz w:val="24"/>
          <w:szCs w:val="24"/>
        </w:rPr>
        <w:t xml:space="preserve"> </w:t>
      </w:r>
      <w:r w:rsidR="00BB4487">
        <w:rPr>
          <w:rFonts w:ascii="Arial" w:hAnsi="Arial" w:cs="Arial"/>
          <w:color w:val="auto"/>
          <w:sz w:val="24"/>
          <w:szCs w:val="24"/>
        </w:rPr>
        <w:t>Cabe mencionar que el desarrollo del proyecto con esta alternativa genera las siguientes ventajas y desventajas.</w:t>
      </w:r>
    </w:p>
    <w:p w:rsidR="00ED16E7" w:rsidRPr="008F53CD" w:rsidRDefault="00ED16E7" w:rsidP="008F53CD">
      <w:pPr>
        <w:spacing w:line="360" w:lineRule="auto"/>
        <w:ind w:firstLine="360"/>
        <w:jc w:val="both"/>
        <w:rPr>
          <w:rFonts w:ascii="Arial" w:hAnsi="Arial" w:cs="Arial"/>
          <w:b/>
          <w:color w:val="auto"/>
          <w:sz w:val="24"/>
          <w:szCs w:val="24"/>
        </w:rPr>
      </w:pPr>
      <w:r w:rsidRPr="008F53CD">
        <w:rPr>
          <w:rFonts w:ascii="Arial" w:hAnsi="Arial" w:cs="Arial"/>
          <w:b/>
          <w:color w:val="auto"/>
          <w:sz w:val="24"/>
          <w:szCs w:val="24"/>
        </w:rPr>
        <w:t>Ventajas:</w:t>
      </w:r>
    </w:p>
    <w:p w:rsidR="00151016" w:rsidRPr="00ED16E7"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lastRenderedPageBreak/>
        <w:t>A</w:t>
      </w:r>
      <w:r w:rsidR="00151016" w:rsidRPr="00ED16E7">
        <w:rPr>
          <w:rFonts w:ascii="Arial" w:eastAsia="Times New Roman" w:hAnsi="Arial" w:cs="Arial"/>
          <w:noProof w:val="0"/>
          <w:color w:val="auto"/>
          <w:sz w:val="24"/>
          <w:szCs w:val="24"/>
        </w:rPr>
        <w:t>plicaciones con com</w:t>
      </w:r>
      <w:r w:rsidR="00151016" w:rsidRPr="00664B21">
        <w:rPr>
          <w:rFonts w:ascii="Arial" w:eastAsia="Times New Roman" w:hAnsi="Arial" w:cs="Arial"/>
          <w:noProof w:val="0"/>
          <w:color w:val="auto"/>
          <w:sz w:val="24"/>
          <w:szCs w:val="24"/>
        </w:rPr>
        <w:t>ponentes en múltiples lenguajes</w:t>
      </w:r>
      <w:r>
        <w:rPr>
          <w:rFonts w:ascii="Arial" w:eastAsia="Times New Roman" w:hAnsi="Arial" w:cs="Arial"/>
          <w:noProof w:val="0"/>
          <w:color w:val="auto"/>
          <w:sz w:val="24"/>
          <w:szCs w:val="24"/>
        </w:rPr>
        <w:t>.</w:t>
      </w:r>
    </w:p>
    <w:p w:rsidR="00151016" w:rsidRPr="00664B21"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O</w:t>
      </w:r>
      <w:r w:rsidR="00151016" w:rsidRPr="00ED16E7">
        <w:rPr>
          <w:rFonts w:ascii="Arial" w:eastAsia="Times New Roman" w:hAnsi="Arial" w:cs="Arial"/>
          <w:noProof w:val="0"/>
          <w:color w:val="auto"/>
          <w:sz w:val="24"/>
          <w:szCs w:val="24"/>
        </w:rPr>
        <w:t>frece mucha documentación de ayuda (her</w:t>
      </w:r>
      <w:r>
        <w:rPr>
          <w:rFonts w:ascii="Arial" w:eastAsia="Times New Roman" w:hAnsi="Arial" w:cs="Arial"/>
          <w:noProof w:val="0"/>
          <w:color w:val="auto"/>
          <w:sz w:val="24"/>
          <w:szCs w:val="24"/>
        </w:rPr>
        <w:t xml:space="preserve">ramientas, </w:t>
      </w:r>
      <w:proofErr w:type="spellStart"/>
      <w:r>
        <w:rPr>
          <w:rFonts w:ascii="Arial" w:eastAsia="Times New Roman" w:hAnsi="Arial" w:cs="Arial"/>
          <w:noProof w:val="0"/>
          <w:color w:val="auto"/>
          <w:sz w:val="24"/>
          <w:szCs w:val="24"/>
        </w:rPr>
        <w:t>debuggers</w:t>
      </w:r>
      <w:proofErr w:type="spellEnd"/>
      <w:r>
        <w:rPr>
          <w:rFonts w:ascii="Arial" w:eastAsia="Times New Roman" w:hAnsi="Arial" w:cs="Arial"/>
          <w:noProof w:val="0"/>
          <w:color w:val="auto"/>
          <w:sz w:val="24"/>
          <w:szCs w:val="24"/>
        </w:rPr>
        <w:t>, editores).</w:t>
      </w:r>
    </w:p>
    <w:p w:rsidR="00151016" w:rsidRPr="00ED16E7" w:rsidRDefault="0015101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sidRPr="00ED16E7">
        <w:rPr>
          <w:rFonts w:ascii="Arial" w:eastAsia="Times New Roman" w:hAnsi="Arial" w:cs="Arial"/>
          <w:noProof w:val="0"/>
          <w:color w:val="auto"/>
          <w:sz w:val="24"/>
          <w:szCs w:val="24"/>
        </w:rPr>
        <w:t>Rendimiento: Todos los códigos son com</w:t>
      </w:r>
      <w:r w:rsidRPr="00664B21">
        <w:rPr>
          <w:rFonts w:ascii="Arial" w:eastAsia="Times New Roman" w:hAnsi="Arial" w:cs="Arial"/>
          <w:noProof w:val="0"/>
          <w:color w:val="auto"/>
          <w:sz w:val="24"/>
          <w:szCs w:val="24"/>
        </w:rPr>
        <w:t>pilados</w:t>
      </w:r>
      <w:r w:rsidR="00CF6606">
        <w:rPr>
          <w:rFonts w:ascii="Arial" w:eastAsia="Times New Roman" w:hAnsi="Arial" w:cs="Arial"/>
          <w:noProof w:val="0"/>
          <w:color w:val="auto"/>
          <w:sz w:val="24"/>
          <w:szCs w:val="24"/>
        </w:rPr>
        <w:t>.</w:t>
      </w:r>
    </w:p>
    <w:p w:rsidR="00151016" w:rsidRPr="00ED16E7" w:rsidRDefault="0015101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sidRPr="00ED16E7">
        <w:rPr>
          <w:rFonts w:ascii="Arial" w:eastAsia="Times New Roman" w:hAnsi="Arial" w:cs="Arial"/>
          <w:noProof w:val="0"/>
          <w:color w:val="auto"/>
          <w:sz w:val="24"/>
          <w:szCs w:val="24"/>
        </w:rPr>
        <w:t>Rápido aprendizaje por parte de los desarrolladores</w:t>
      </w:r>
      <w:r w:rsidR="00CF6606">
        <w:rPr>
          <w:rFonts w:ascii="Arial" w:eastAsia="Times New Roman" w:hAnsi="Arial" w:cs="Arial"/>
          <w:noProof w:val="0"/>
          <w:color w:val="auto"/>
          <w:sz w:val="24"/>
          <w:szCs w:val="24"/>
        </w:rPr>
        <w:t>.</w:t>
      </w:r>
    </w:p>
    <w:p w:rsidR="00151016" w:rsidRPr="00ED16E7" w:rsidRDefault="00CF660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Movilidad:</w:t>
      </w:r>
      <w:r w:rsidR="00151016" w:rsidRPr="00ED16E7">
        <w:rPr>
          <w:rFonts w:ascii="Arial" w:eastAsia="Times New Roman" w:hAnsi="Arial" w:cs="Arial"/>
          <w:noProof w:val="0"/>
          <w:color w:val="auto"/>
          <w:sz w:val="24"/>
          <w:szCs w:val="24"/>
        </w:rPr>
        <w:t xml:space="preserve"> Las aplicaciones pueden ser desplegadas en una amplia variedad de dispositivos. </w:t>
      </w:r>
    </w:p>
    <w:p w:rsidR="00151016" w:rsidRPr="00ED16E7" w:rsidRDefault="0015101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sidRPr="00664B21">
        <w:rPr>
          <w:rFonts w:ascii="Arial" w:eastAsia="Times New Roman" w:hAnsi="Arial" w:cs="Arial"/>
          <w:noProof w:val="0"/>
          <w:color w:val="auto"/>
          <w:sz w:val="24"/>
          <w:szCs w:val="24"/>
        </w:rPr>
        <w:t>Escalabilidad y flexibilidad</w:t>
      </w:r>
      <w:r w:rsidR="00CF6606">
        <w:rPr>
          <w:rFonts w:ascii="Arial" w:eastAsia="Times New Roman" w:hAnsi="Arial" w:cs="Arial"/>
          <w:noProof w:val="0"/>
          <w:color w:val="auto"/>
          <w:sz w:val="24"/>
          <w:szCs w:val="24"/>
        </w:rPr>
        <w:t>.</w:t>
      </w:r>
    </w:p>
    <w:p w:rsidR="008F53CD"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Seguridad:</w:t>
      </w:r>
      <w:r w:rsidR="00151016" w:rsidRPr="00ED16E7">
        <w:rPr>
          <w:rFonts w:ascii="Arial" w:eastAsia="Times New Roman" w:hAnsi="Arial" w:cs="Arial"/>
          <w:noProof w:val="0"/>
          <w:color w:val="auto"/>
          <w:sz w:val="24"/>
          <w:szCs w:val="24"/>
        </w:rPr>
        <w:t xml:space="preserve"> .NET da respaldo </w:t>
      </w:r>
      <w:r w:rsidR="00151016" w:rsidRPr="00664B21">
        <w:rPr>
          <w:rFonts w:ascii="Arial" w:eastAsia="Times New Roman" w:hAnsi="Arial" w:cs="Arial"/>
          <w:noProof w:val="0"/>
          <w:color w:val="auto"/>
          <w:sz w:val="24"/>
          <w:szCs w:val="24"/>
        </w:rPr>
        <w:t>para ejecutar código no seguro.</w:t>
      </w:r>
    </w:p>
    <w:p w:rsidR="00151016" w:rsidRPr="008F53CD" w:rsidRDefault="00151016" w:rsidP="008F53CD">
      <w:pPr>
        <w:spacing w:before="100" w:beforeAutospacing="1" w:after="100" w:afterAutospacing="1" w:line="360" w:lineRule="auto"/>
        <w:ind w:left="360"/>
        <w:jc w:val="both"/>
        <w:rPr>
          <w:rFonts w:ascii="Arial" w:eastAsia="Times New Roman" w:hAnsi="Arial" w:cs="Arial"/>
          <w:b/>
          <w:noProof w:val="0"/>
          <w:color w:val="auto"/>
          <w:sz w:val="24"/>
          <w:szCs w:val="24"/>
        </w:rPr>
      </w:pPr>
      <w:r w:rsidRPr="008F53CD">
        <w:rPr>
          <w:rFonts w:ascii="Arial" w:eastAsia="Times New Roman" w:hAnsi="Arial" w:cs="Arial"/>
          <w:b/>
          <w:noProof w:val="0"/>
          <w:color w:val="auto"/>
          <w:sz w:val="24"/>
          <w:szCs w:val="24"/>
        </w:rPr>
        <w:t xml:space="preserve">Desventajas: </w:t>
      </w:r>
    </w:p>
    <w:p w:rsidR="00151016" w:rsidRPr="0079699E" w:rsidRDefault="00151016" w:rsidP="00151016">
      <w:pPr>
        <w:pStyle w:val="Prrafodelista"/>
        <w:numPr>
          <w:ilvl w:val="0"/>
          <w:numId w:val="29"/>
        </w:numPr>
        <w:tabs>
          <w:tab w:val="left" w:pos="290"/>
        </w:tabs>
        <w:spacing w:before="100" w:beforeAutospacing="1" w:after="100" w:afterAutospacing="1" w:line="360" w:lineRule="auto"/>
        <w:jc w:val="both"/>
        <w:rPr>
          <w:rFonts w:ascii="Arial" w:eastAsia="Times New Roman" w:hAnsi="Arial" w:cs="Arial"/>
          <w:noProof w:val="0"/>
          <w:color w:val="auto"/>
          <w:sz w:val="24"/>
          <w:szCs w:val="24"/>
        </w:rPr>
      </w:pPr>
      <w:r w:rsidRPr="00664B21">
        <w:rPr>
          <w:rFonts w:ascii="Arial" w:eastAsia="Times New Roman" w:hAnsi="Arial" w:cs="Arial"/>
          <w:noProof w:val="0"/>
          <w:color w:val="auto"/>
          <w:sz w:val="24"/>
          <w:szCs w:val="24"/>
        </w:rPr>
        <w:t xml:space="preserve">Mantenimiento en múltiples lenguajes. Mantener un proyecto en múltiples lenguajes es costoso. Si una aplicación está realizada en varios lenguajes se necesitan expertos en varios lenguajes para entenderla y mantenerla, </w:t>
      </w:r>
      <w:r w:rsidRPr="0079699E">
        <w:rPr>
          <w:rFonts w:ascii="Arial" w:eastAsia="Times New Roman" w:hAnsi="Arial" w:cs="Arial"/>
          <w:noProof w:val="0"/>
          <w:color w:val="auto"/>
          <w:sz w:val="24"/>
          <w:szCs w:val="24"/>
        </w:rPr>
        <w:t>aumentando los costos.</w:t>
      </w:r>
    </w:p>
    <w:p w:rsidR="00151016" w:rsidRDefault="00151016" w:rsidP="00151016">
      <w:pPr>
        <w:pStyle w:val="Prrafodelista"/>
        <w:numPr>
          <w:ilvl w:val="0"/>
          <w:numId w:val="29"/>
        </w:numPr>
        <w:tabs>
          <w:tab w:val="left" w:pos="290"/>
        </w:tabs>
        <w:spacing w:before="100" w:beforeAutospacing="1" w:after="100" w:afterAutospacing="1" w:line="360" w:lineRule="auto"/>
        <w:jc w:val="both"/>
        <w:rPr>
          <w:rFonts w:ascii="Arial" w:eastAsia="Times New Roman" w:hAnsi="Arial" w:cs="Arial"/>
          <w:noProof w:val="0"/>
          <w:color w:val="auto"/>
          <w:sz w:val="24"/>
          <w:szCs w:val="24"/>
        </w:rPr>
      </w:pPr>
      <w:r w:rsidRPr="00E361DF">
        <w:rPr>
          <w:rFonts w:ascii="Arial" w:eastAsia="Times New Roman" w:hAnsi="Arial" w:cs="Arial"/>
          <w:noProof w:val="0"/>
          <w:color w:val="auto"/>
          <w:sz w:val="24"/>
          <w:szCs w:val="24"/>
        </w:rPr>
        <w:t xml:space="preserve">.NET no es multiplataforma. La plataforma .NET sólo </w:t>
      </w:r>
      <w:r w:rsidRPr="0079699E">
        <w:rPr>
          <w:rFonts w:ascii="Arial" w:eastAsia="Times New Roman" w:hAnsi="Arial" w:cs="Arial"/>
          <w:noProof w:val="0"/>
          <w:color w:val="auto"/>
          <w:sz w:val="24"/>
          <w:szCs w:val="24"/>
        </w:rPr>
        <w:t>está</w:t>
      </w:r>
      <w:r w:rsidRPr="00E361DF">
        <w:rPr>
          <w:rFonts w:ascii="Arial" w:eastAsia="Times New Roman" w:hAnsi="Arial" w:cs="Arial"/>
          <w:noProof w:val="0"/>
          <w:color w:val="auto"/>
          <w:sz w:val="24"/>
          <w:szCs w:val="24"/>
        </w:rPr>
        <w:t xml:space="preserve"> disponible para la familia Windows.</w:t>
      </w:r>
    </w:p>
    <w:p w:rsidR="00151016" w:rsidRPr="008F53CD" w:rsidRDefault="00151016" w:rsidP="008F53CD">
      <w:pPr>
        <w:pStyle w:val="Prrafodelista"/>
        <w:numPr>
          <w:ilvl w:val="0"/>
          <w:numId w:val="29"/>
        </w:numPr>
        <w:spacing w:after="0" w:line="360" w:lineRule="auto"/>
        <w:rPr>
          <w:rFonts w:ascii="Arial" w:hAnsi="Arial" w:cs="Arial"/>
          <w:sz w:val="24"/>
        </w:rPr>
      </w:pPr>
      <w:r w:rsidRPr="008F53CD">
        <w:rPr>
          <w:rFonts w:ascii="Arial" w:eastAsia="Times New Roman" w:hAnsi="Arial" w:cs="Arial"/>
          <w:noProof w:val="0"/>
          <w:color w:val="auto"/>
          <w:sz w:val="24"/>
          <w:szCs w:val="24"/>
        </w:rPr>
        <w:t>Licencias: Es un código cerrado, no hay licencias libres. La infraestructura para desarrollar en .NET representa un alto costo para las empresas.</w:t>
      </w:r>
    </w:p>
    <w:p w:rsidR="00151016" w:rsidRDefault="00151016"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151016" w:rsidRDefault="00151016" w:rsidP="00151016">
      <w:pPr>
        <w:spacing w:after="0" w:line="360" w:lineRule="auto"/>
        <w:rPr>
          <w:rFonts w:ascii="Arial" w:hAnsi="Arial" w:cs="Arial"/>
          <w:sz w:val="24"/>
        </w:rPr>
      </w:pPr>
      <w:r>
        <w:rPr>
          <w:rFonts w:ascii="Arial" w:hAnsi="Arial" w:cs="Arial"/>
          <w:sz w:val="24"/>
        </w:rPr>
        <w:t>Los costos de equipamiento y desarrollo para esta alternativa son los siguientes:</w:t>
      </w:r>
    </w:p>
    <w:p w:rsidR="00151016" w:rsidRPr="003E5CDE"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2E1795" w:rsidTr="00B0167B">
        <w:tc>
          <w:tcPr>
            <w:tcW w:w="4961"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2E1795">
              <w:rPr>
                <w:rFonts w:ascii="Arial" w:hAnsi="Arial" w:cs="Arial"/>
                <w:color w:val="auto"/>
                <w:sz w:val="24"/>
                <w:szCs w:val="24"/>
              </w:rPr>
              <w:t xml:space="preserve">Costo </w:t>
            </w:r>
            <w:r w:rsidRPr="00154DA2">
              <w:rPr>
                <w:rFonts w:ascii="Arial" w:hAnsi="Arial" w:cs="Arial"/>
                <w:color w:val="auto"/>
                <w:sz w:val="24"/>
                <w:szCs w:val="24"/>
              </w:rPr>
              <w:t>($)</w:t>
            </w:r>
          </w:p>
        </w:tc>
      </w:tr>
      <w:tr w:rsidR="00151016" w:rsidRPr="002E1795" w:rsidTr="00B0167B">
        <w:tc>
          <w:tcPr>
            <w:tcW w:w="4961" w:type="dxa"/>
          </w:tcPr>
          <w:p w:rsidR="00151016" w:rsidRPr="002E1795" w:rsidRDefault="00151016" w:rsidP="00B0167B">
            <w:pPr>
              <w:tabs>
                <w:tab w:val="center" w:pos="4419"/>
              </w:tabs>
              <w:spacing w:line="360" w:lineRule="auto"/>
              <w:rPr>
                <w:rFonts w:ascii="Arial" w:hAnsi="Arial" w:cs="Arial"/>
                <w:color w:val="auto"/>
                <w:sz w:val="24"/>
                <w:szCs w:val="24"/>
              </w:rPr>
            </w:pPr>
            <w:r>
              <w:rPr>
                <w:rFonts w:ascii="Arial" w:hAnsi="Arial" w:cs="Arial"/>
                <w:color w:val="auto"/>
                <w:sz w:val="24"/>
                <w:szCs w:val="24"/>
              </w:rPr>
              <w:lastRenderedPageBreak/>
              <w:t>Desarrollo del proyecto</w:t>
            </w:r>
          </w:p>
        </w:tc>
        <w:tc>
          <w:tcPr>
            <w:tcW w:w="2126" w:type="dxa"/>
          </w:tcPr>
          <w:p w:rsidR="00151016" w:rsidRPr="002E1795" w:rsidRDefault="00151016" w:rsidP="00B0167B">
            <w:pPr>
              <w:keepNext/>
              <w:tabs>
                <w:tab w:val="center" w:pos="4419"/>
              </w:tabs>
              <w:spacing w:line="360" w:lineRule="auto"/>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151016"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Tr="00B0167B">
        <w:tc>
          <w:tcPr>
            <w:tcW w:w="4961"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CF6606">
              <w:rPr>
                <w:rFonts w:ascii="Arial" w:hAnsi="Arial" w:cs="Arial"/>
                <w:color w:val="auto"/>
                <w:sz w:val="24"/>
                <w:szCs w:val="24"/>
              </w:rPr>
              <w:t>(</w:t>
            </w:r>
            <w:r w:rsidRPr="00154DA2">
              <w:rPr>
                <w:rFonts w:ascii="Arial" w:hAnsi="Arial" w:cs="Arial"/>
                <w:sz w:val="24"/>
              </w:rPr>
              <w:t>$</w:t>
            </w:r>
            <w:r w:rsidR="00CF6606">
              <w:rPr>
                <w:rFonts w:ascii="Arial" w:hAnsi="Arial" w:cs="Arial"/>
                <w:sz w:val="24"/>
              </w:rPr>
              <w:t>)</w:t>
            </w:r>
          </w:p>
        </w:tc>
      </w:tr>
      <w:tr w:rsidR="00151016" w:rsidTr="00B0167B">
        <w:tblPrEx>
          <w:tblCellMar>
            <w:left w:w="70" w:type="dxa"/>
            <w:right w:w="70" w:type="dxa"/>
          </w:tblCellMar>
          <w:tblLook w:val="0000" w:firstRow="0" w:lastRow="0" w:firstColumn="0" w:lastColumn="0" w:noHBand="0" w:noVBand="0"/>
        </w:tblPrEx>
        <w:trPr>
          <w:trHeight w:val="301"/>
        </w:trPr>
        <w:tc>
          <w:tcPr>
            <w:tcW w:w="4961"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Equipamiento</w:t>
            </w:r>
          </w:p>
        </w:tc>
        <w:tc>
          <w:tcPr>
            <w:tcW w:w="2126"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El costo total de la alternativa N° </w:t>
      </w:r>
      <w:r w:rsidR="00D301EB">
        <w:rPr>
          <w:rFonts w:ascii="Arial" w:hAnsi="Arial" w:cs="Arial"/>
          <w:color w:val="auto"/>
          <w:sz w:val="24"/>
          <w:szCs w:val="24"/>
        </w:rPr>
        <w:t>1</w:t>
      </w:r>
      <w:r>
        <w:rPr>
          <w:rFonts w:ascii="Arial" w:hAnsi="Arial" w:cs="Arial"/>
          <w:color w:val="auto"/>
          <w:sz w:val="24"/>
          <w:szCs w:val="24"/>
        </w:rPr>
        <w:t xml:space="preserve"> incluyendo Equipamiento y desarrollo  es de $</w:t>
      </w:r>
      <w:r w:rsidRPr="00457A64">
        <w:t xml:space="preserve"> </w:t>
      </w:r>
      <w:r>
        <w:rPr>
          <w:rFonts w:ascii="Arial" w:hAnsi="Arial" w:cs="Arial"/>
          <w:color w:val="auto"/>
          <w:sz w:val="24"/>
          <w:szCs w:val="24"/>
        </w:rPr>
        <w:t>$</w:t>
      </w:r>
      <w:r w:rsidRPr="004328EF">
        <w:rPr>
          <w:rFonts w:ascii="Arial" w:hAnsi="Arial" w:cs="Arial"/>
          <w:color w:val="auto"/>
          <w:sz w:val="24"/>
          <w:szCs w:val="24"/>
        </w:rPr>
        <w:t>6</w:t>
      </w:r>
      <w:r>
        <w:rPr>
          <w:rFonts w:ascii="Arial" w:hAnsi="Arial" w:cs="Arial"/>
          <w:color w:val="auto"/>
          <w:sz w:val="24"/>
          <w:szCs w:val="24"/>
        </w:rPr>
        <w:t>.</w:t>
      </w:r>
      <w:r w:rsidRPr="004328EF">
        <w:rPr>
          <w:rFonts w:ascii="Arial" w:hAnsi="Arial" w:cs="Arial"/>
          <w:color w:val="auto"/>
          <w:sz w:val="24"/>
          <w:szCs w:val="24"/>
        </w:rPr>
        <w:t>423</w:t>
      </w:r>
      <w:r>
        <w:rPr>
          <w:rFonts w:ascii="Arial" w:hAnsi="Arial" w:cs="Arial"/>
          <w:color w:val="auto"/>
          <w:sz w:val="24"/>
          <w:szCs w:val="24"/>
        </w:rPr>
        <w:t>.</w:t>
      </w:r>
      <w:r w:rsidRPr="004328EF">
        <w:rPr>
          <w:rFonts w:ascii="Arial" w:hAnsi="Arial" w:cs="Arial"/>
          <w:color w:val="auto"/>
          <w:sz w:val="24"/>
          <w:szCs w:val="24"/>
        </w:rPr>
        <w:t>222</w:t>
      </w:r>
      <w:r>
        <w:rPr>
          <w:rFonts w:ascii="Arial" w:hAnsi="Arial" w:cs="Arial"/>
          <w:color w:val="auto"/>
          <w:sz w:val="24"/>
          <w:szCs w:val="24"/>
        </w:rPr>
        <w:t>.</w:t>
      </w:r>
    </w:p>
    <w:p w:rsidR="00151016" w:rsidRDefault="00151016" w:rsidP="00151016">
      <w:pPr>
        <w:spacing w:line="360" w:lineRule="auto"/>
        <w:jc w:val="both"/>
        <w:rPr>
          <w:rFonts w:ascii="Arial" w:hAnsi="Arial" w:cs="Arial"/>
          <w:b/>
          <w:color w:val="auto"/>
          <w:sz w:val="24"/>
          <w:szCs w:val="24"/>
        </w:rPr>
      </w:pPr>
      <w:r w:rsidRPr="0051265B">
        <w:rPr>
          <w:rFonts w:ascii="Arial" w:hAnsi="Arial" w:cs="Arial"/>
          <w:b/>
          <w:color w:val="auto"/>
          <w:sz w:val="24"/>
          <w:szCs w:val="24"/>
        </w:rPr>
        <w:t>A</w:t>
      </w:r>
      <w:r>
        <w:rPr>
          <w:rFonts w:ascii="Arial" w:hAnsi="Arial" w:cs="Arial"/>
          <w:b/>
          <w:color w:val="auto"/>
          <w:sz w:val="24"/>
          <w:szCs w:val="24"/>
        </w:rPr>
        <w:t>l</w:t>
      </w:r>
      <w:r w:rsidRPr="0051265B">
        <w:rPr>
          <w:rFonts w:ascii="Arial" w:hAnsi="Arial" w:cs="Arial"/>
          <w:b/>
          <w:color w:val="auto"/>
          <w:sz w:val="24"/>
          <w:szCs w:val="24"/>
        </w:rPr>
        <w:t xml:space="preserve">ternativa </w:t>
      </w:r>
      <w:r>
        <w:rPr>
          <w:rFonts w:ascii="Arial" w:hAnsi="Arial" w:cs="Arial"/>
          <w:b/>
          <w:color w:val="auto"/>
          <w:sz w:val="24"/>
          <w:szCs w:val="24"/>
        </w:rPr>
        <w:t>N</w:t>
      </w:r>
      <w:r w:rsidRPr="0051265B">
        <w:rPr>
          <w:rFonts w:ascii="Arial" w:hAnsi="Arial" w:cs="Arial"/>
          <w:b/>
          <w:color w:val="auto"/>
          <w:sz w:val="24"/>
          <w:szCs w:val="24"/>
        </w:rPr>
        <w:t xml:space="preserve">° </w:t>
      </w:r>
      <w:r>
        <w:rPr>
          <w:rFonts w:ascii="Arial" w:hAnsi="Arial" w:cs="Arial"/>
          <w:b/>
          <w:color w:val="auto"/>
          <w:sz w:val="24"/>
          <w:szCs w:val="24"/>
        </w:rPr>
        <w:t>2</w:t>
      </w:r>
      <w:r w:rsidRPr="0051265B">
        <w:rPr>
          <w:rFonts w:ascii="Arial" w:hAnsi="Arial" w:cs="Arial"/>
          <w:b/>
          <w:color w:val="auto"/>
          <w:sz w:val="24"/>
          <w:szCs w:val="24"/>
        </w:rPr>
        <w:t xml:space="preserve"> PHP con MySQL</w:t>
      </w:r>
    </w:p>
    <w:p w:rsidR="00151016" w:rsidRDefault="00151016" w:rsidP="00151016">
      <w:pPr>
        <w:spacing w:line="360" w:lineRule="auto"/>
        <w:jc w:val="both"/>
        <w:rPr>
          <w:rFonts w:ascii="Arial" w:hAnsi="Arial" w:cs="Arial"/>
          <w:color w:val="auto"/>
          <w:sz w:val="24"/>
          <w:szCs w:val="24"/>
        </w:rPr>
      </w:pPr>
      <w:r>
        <w:rPr>
          <w:rFonts w:ascii="Arial" w:hAnsi="Arial" w:cs="Arial"/>
          <w:b/>
          <w:color w:val="auto"/>
          <w:sz w:val="24"/>
          <w:szCs w:val="24"/>
        </w:rPr>
        <w:tab/>
      </w:r>
      <w:r>
        <w:rPr>
          <w:rFonts w:ascii="Arial" w:hAnsi="Arial" w:cs="Arial"/>
          <w:color w:val="auto"/>
          <w:sz w:val="24"/>
          <w:szCs w:val="24"/>
        </w:rPr>
        <w:t xml:space="preserve">PHP es un lenguaje muy eficiente para el desarrollo de este proyecto, </w:t>
      </w:r>
      <w:r>
        <w:rPr>
          <w:rFonts w:ascii="Arial" w:hAnsi="Arial" w:cs="Arial"/>
          <w:sz w:val="24"/>
          <w:szCs w:val="24"/>
        </w:rPr>
        <w:t>porque</w:t>
      </w:r>
      <w:r>
        <w:rPr>
          <w:rFonts w:ascii="Arial" w:hAnsi="Arial" w:cs="Arial"/>
          <w:color w:val="auto"/>
          <w:sz w:val="24"/>
          <w:szCs w:val="24"/>
        </w:rPr>
        <w:t xml:space="preserve"> es completamente libr</w:t>
      </w:r>
      <w:r w:rsidR="00CF6606">
        <w:rPr>
          <w:rFonts w:ascii="Arial" w:hAnsi="Arial" w:cs="Arial"/>
          <w:color w:val="auto"/>
          <w:sz w:val="24"/>
          <w:szCs w:val="24"/>
        </w:rPr>
        <w:t>e no requiere licencias para su</w:t>
      </w:r>
      <w:r>
        <w:rPr>
          <w:rFonts w:ascii="Arial" w:hAnsi="Arial" w:cs="Arial"/>
          <w:color w:val="auto"/>
          <w:sz w:val="24"/>
          <w:szCs w:val="24"/>
        </w:rPr>
        <w:t xml:space="preserve"> </w:t>
      </w:r>
      <w:r>
        <w:rPr>
          <w:rFonts w:ascii="Arial" w:hAnsi="Arial" w:cs="Arial"/>
          <w:sz w:val="24"/>
          <w:szCs w:val="24"/>
        </w:rPr>
        <w:t>utilización</w:t>
      </w:r>
      <w:r>
        <w:rPr>
          <w:rFonts w:ascii="Arial" w:hAnsi="Arial" w:cs="Arial"/>
          <w:color w:val="auto"/>
          <w:sz w:val="24"/>
          <w:szCs w:val="24"/>
        </w:rPr>
        <w:t xml:space="preserve">, es un lenguaje multiplataforma, compatible con la gran </w:t>
      </w:r>
      <w:r>
        <w:rPr>
          <w:rFonts w:ascii="Arial" w:hAnsi="Arial" w:cs="Arial"/>
          <w:sz w:val="24"/>
          <w:szCs w:val="24"/>
        </w:rPr>
        <w:t>mayoría</w:t>
      </w:r>
      <w:r>
        <w:rPr>
          <w:rFonts w:ascii="Arial" w:hAnsi="Arial" w:cs="Arial"/>
          <w:color w:val="auto"/>
          <w:sz w:val="24"/>
          <w:szCs w:val="24"/>
        </w:rPr>
        <w:t xml:space="preserve"> y principales gestores de base de datos. </w:t>
      </w: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tab/>
        <w:t>El soporte para MySQL, el servidor y el hosting lo otorga la empresa lazos</w:t>
      </w:r>
      <w:r w:rsidR="00CF6606">
        <w:rPr>
          <w:rFonts w:ascii="Arial" w:hAnsi="Arial" w:cs="Arial"/>
          <w:color w:val="auto"/>
          <w:sz w:val="24"/>
          <w:szCs w:val="24"/>
        </w:rPr>
        <w:t xml:space="preserve"> S.A. P</w:t>
      </w:r>
      <w:r>
        <w:rPr>
          <w:rFonts w:ascii="Arial" w:hAnsi="Arial" w:cs="Arial"/>
          <w:color w:val="auto"/>
          <w:sz w:val="24"/>
          <w:szCs w:val="24"/>
        </w:rPr>
        <w:t xml:space="preserve">or lo que los gastos de </w:t>
      </w:r>
      <w:r>
        <w:rPr>
          <w:rFonts w:ascii="Arial" w:hAnsi="Arial" w:cs="Arial"/>
          <w:sz w:val="24"/>
          <w:szCs w:val="24"/>
        </w:rPr>
        <w:t>implementación</w:t>
      </w:r>
      <w:r>
        <w:rPr>
          <w:rFonts w:ascii="Arial" w:hAnsi="Arial" w:cs="Arial"/>
          <w:color w:val="auto"/>
          <w:sz w:val="24"/>
          <w:szCs w:val="24"/>
        </w:rPr>
        <w:t xml:space="preserve"> se mantienen y no alteran los valores estipulados desde un principio en la factibilidad </w:t>
      </w:r>
      <w:r>
        <w:rPr>
          <w:rFonts w:ascii="Arial" w:hAnsi="Arial" w:cs="Arial"/>
          <w:sz w:val="24"/>
          <w:szCs w:val="24"/>
        </w:rPr>
        <w:t>económica</w:t>
      </w:r>
      <w:r>
        <w:rPr>
          <w:rFonts w:ascii="Arial" w:hAnsi="Arial" w:cs="Arial"/>
          <w:color w:val="auto"/>
          <w:sz w:val="24"/>
          <w:szCs w:val="24"/>
        </w:rPr>
        <w:t xml:space="preserve">.  </w:t>
      </w: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tab/>
        <w:t>Cabe mencionar que el desarrollo del proyecto con esta alternativa genera las siguientes ventajas y desventajas.</w:t>
      </w: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151016" w:rsidRPr="008F53CD" w:rsidRDefault="00151016" w:rsidP="00151016">
      <w:pPr>
        <w:spacing w:line="360" w:lineRule="auto"/>
        <w:jc w:val="both"/>
        <w:rPr>
          <w:rFonts w:ascii="Arial" w:hAnsi="Arial" w:cs="Arial"/>
          <w:b/>
          <w:color w:val="auto"/>
          <w:sz w:val="24"/>
          <w:szCs w:val="24"/>
        </w:rPr>
      </w:pPr>
      <w:r w:rsidRPr="008F53CD">
        <w:rPr>
          <w:rFonts w:ascii="Arial" w:hAnsi="Arial" w:cs="Arial"/>
          <w:b/>
          <w:color w:val="auto"/>
          <w:sz w:val="24"/>
          <w:szCs w:val="24"/>
        </w:rPr>
        <w:t>Ventajas:</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Fácil de aprender</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Lenguaje muy rápido</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lastRenderedPageBreak/>
        <w:t>Lenguaje multiplataforma</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Capacidad de conexión con la mayoría de los manejadores de bases de datos</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Capacidad de expandir su potencial utilizando módulos</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Es libre no requi</w:t>
      </w:r>
      <w:r w:rsidR="00CF6606">
        <w:rPr>
          <w:rFonts w:ascii="Arial" w:hAnsi="Arial" w:cs="Arial"/>
          <w:sz w:val="24"/>
        </w:rPr>
        <w:t>ere licencias para la utilizació</w:t>
      </w:r>
      <w:r>
        <w:rPr>
          <w:rFonts w:ascii="Arial" w:hAnsi="Arial" w:cs="Arial"/>
          <w:sz w:val="24"/>
        </w:rPr>
        <w:t>n</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Incluye gran cantidad de funciones</w:t>
      </w:r>
      <w:r w:rsidR="00CF6606">
        <w:rPr>
          <w:rFonts w:ascii="Arial" w:hAnsi="Arial" w:cs="Arial"/>
          <w:sz w:val="24"/>
        </w:rPr>
        <w:t>.</w:t>
      </w:r>
    </w:p>
    <w:p w:rsidR="00151016" w:rsidRDefault="00151016" w:rsidP="00151016">
      <w:pPr>
        <w:spacing w:after="0" w:line="360" w:lineRule="auto"/>
        <w:rPr>
          <w:rFonts w:ascii="Arial" w:hAnsi="Arial" w:cs="Arial"/>
          <w:sz w:val="24"/>
        </w:rPr>
      </w:pPr>
    </w:p>
    <w:p w:rsidR="00151016" w:rsidRPr="008F53CD" w:rsidRDefault="00151016" w:rsidP="00151016">
      <w:pPr>
        <w:spacing w:after="0" w:line="360" w:lineRule="auto"/>
        <w:jc w:val="both"/>
        <w:rPr>
          <w:rFonts w:ascii="Arial" w:hAnsi="Arial" w:cs="Arial"/>
          <w:b/>
          <w:sz w:val="24"/>
        </w:rPr>
      </w:pPr>
      <w:r w:rsidRPr="008F53CD">
        <w:rPr>
          <w:rFonts w:ascii="Arial" w:hAnsi="Arial" w:cs="Arial"/>
          <w:b/>
          <w:sz w:val="24"/>
        </w:rPr>
        <w:t>Desventajas:</w:t>
      </w:r>
    </w:p>
    <w:p w:rsidR="00151016" w:rsidRDefault="00151016" w:rsidP="00151016">
      <w:pPr>
        <w:spacing w:after="0" w:line="360" w:lineRule="auto"/>
        <w:jc w:val="both"/>
        <w:rPr>
          <w:rFonts w:ascii="Arial" w:hAnsi="Arial" w:cs="Arial"/>
          <w:sz w:val="24"/>
        </w:rPr>
      </w:pPr>
    </w:p>
    <w:p w:rsidR="00151016" w:rsidRDefault="00151016" w:rsidP="00151016">
      <w:pPr>
        <w:pStyle w:val="Prrafodelista"/>
        <w:numPr>
          <w:ilvl w:val="0"/>
          <w:numId w:val="28"/>
        </w:numPr>
        <w:spacing w:after="0" w:line="360" w:lineRule="auto"/>
        <w:ind w:left="393" w:hanging="283"/>
        <w:jc w:val="both"/>
        <w:rPr>
          <w:rFonts w:ascii="Arial" w:hAnsi="Arial" w:cs="Arial"/>
          <w:sz w:val="24"/>
        </w:rPr>
      </w:pPr>
      <w:r>
        <w:rPr>
          <w:rFonts w:ascii="Arial" w:hAnsi="Arial" w:cs="Arial"/>
          <w:sz w:val="24"/>
        </w:rPr>
        <w:t>La principal desventaja es que necesidad de tener un servidor web.</w:t>
      </w:r>
    </w:p>
    <w:p w:rsidR="00151016" w:rsidRDefault="00151016" w:rsidP="00151016">
      <w:pPr>
        <w:spacing w:after="0" w:line="360" w:lineRule="auto"/>
        <w:ind w:left="126"/>
        <w:jc w:val="both"/>
        <w:rPr>
          <w:rFonts w:ascii="Arial" w:hAnsi="Arial" w:cs="Arial"/>
          <w:sz w:val="24"/>
        </w:rPr>
      </w:pPr>
    </w:p>
    <w:p w:rsidR="00151016" w:rsidRDefault="00151016" w:rsidP="00151016">
      <w:pPr>
        <w:spacing w:after="0" w:line="360" w:lineRule="auto"/>
        <w:ind w:left="126"/>
        <w:jc w:val="both"/>
        <w:rPr>
          <w:rFonts w:ascii="Arial" w:hAnsi="Arial" w:cs="Arial"/>
          <w:sz w:val="24"/>
        </w:rPr>
      </w:pPr>
      <w:r>
        <w:rPr>
          <w:rFonts w:ascii="Arial" w:hAnsi="Arial" w:cs="Arial"/>
          <w:sz w:val="24"/>
        </w:rPr>
        <w:t>Los costos de equipamiento y desarrollo para esta alternativa son los siguientes:</w:t>
      </w:r>
    </w:p>
    <w:p w:rsidR="00151016" w:rsidRPr="003E5CDE"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154DA2" w:rsidTr="00B0167B">
        <w:tc>
          <w:tcPr>
            <w:tcW w:w="4961"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color w:val="auto"/>
                <w:sz w:val="24"/>
                <w:szCs w:val="24"/>
              </w:rPr>
              <w:t>Costo ($)</w:t>
            </w:r>
          </w:p>
        </w:tc>
      </w:tr>
      <w:tr w:rsidR="00151016" w:rsidRPr="00154DA2" w:rsidTr="00B0167B">
        <w:tc>
          <w:tcPr>
            <w:tcW w:w="4961" w:type="dxa"/>
          </w:tcPr>
          <w:p w:rsidR="00151016" w:rsidRPr="00154DA2" w:rsidRDefault="00151016" w:rsidP="00B0167B">
            <w:pPr>
              <w:tabs>
                <w:tab w:val="center" w:pos="4419"/>
              </w:tabs>
              <w:spacing w:line="360" w:lineRule="auto"/>
              <w:rPr>
                <w:rFonts w:ascii="Arial" w:hAnsi="Arial" w:cs="Arial"/>
                <w:color w:val="auto"/>
                <w:sz w:val="24"/>
                <w:szCs w:val="24"/>
              </w:rPr>
            </w:pPr>
            <w:r w:rsidRPr="00154DA2">
              <w:rPr>
                <w:rFonts w:ascii="Arial" w:hAnsi="Arial" w:cs="Arial"/>
                <w:color w:val="auto"/>
                <w:sz w:val="24"/>
                <w:szCs w:val="24"/>
              </w:rPr>
              <w:t>Desarrollo del proyecto</w:t>
            </w:r>
          </w:p>
        </w:tc>
        <w:tc>
          <w:tcPr>
            <w:tcW w:w="2126" w:type="dxa"/>
          </w:tcPr>
          <w:p w:rsidR="00151016" w:rsidRPr="00154DA2" w:rsidRDefault="00151016" w:rsidP="00B0167B">
            <w:pPr>
              <w:keepNext/>
              <w:tabs>
                <w:tab w:val="center" w:pos="4419"/>
              </w:tabs>
              <w:spacing w:line="360" w:lineRule="auto"/>
              <w:rPr>
                <w:rFonts w:ascii="Arial" w:hAnsi="Arial" w:cs="Arial"/>
                <w:color w:val="auto"/>
                <w:sz w:val="24"/>
                <w:szCs w:val="24"/>
              </w:rPr>
            </w:pPr>
            <w:r w:rsidRPr="00154DA2">
              <w:rPr>
                <w:rFonts w:ascii="Arial" w:hAnsi="Arial" w:cs="Arial"/>
                <w:color w:val="auto"/>
                <w:sz w:val="24"/>
                <w:szCs w:val="24"/>
              </w:rPr>
              <w:t>$4.782.222</w:t>
            </w:r>
          </w:p>
        </w:tc>
      </w:tr>
    </w:tbl>
    <w:p w:rsidR="00151016" w:rsidRPr="00154DA2"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154DA2" w:rsidTr="00B0167B">
        <w:tc>
          <w:tcPr>
            <w:tcW w:w="4961"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color w:val="auto"/>
                <w:sz w:val="24"/>
                <w:szCs w:val="24"/>
              </w:rPr>
              <w:t xml:space="preserve">Costo </w:t>
            </w:r>
            <w:r w:rsidRPr="00154DA2">
              <w:rPr>
                <w:rFonts w:ascii="Arial" w:hAnsi="Arial" w:cs="Arial"/>
                <w:sz w:val="24"/>
              </w:rPr>
              <w:t>$</w:t>
            </w:r>
          </w:p>
        </w:tc>
      </w:tr>
      <w:tr w:rsidR="00151016" w:rsidTr="00B0167B">
        <w:tblPrEx>
          <w:tblCellMar>
            <w:left w:w="70" w:type="dxa"/>
            <w:right w:w="70" w:type="dxa"/>
          </w:tblCellMar>
          <w:tblLook w:val="0000" w:firstRow="0" w:lastRow="0" w:firstColumn="0" w:lastColumn="0" w:noHBand="0" w:noVBand="0"/>
        </w:tblPrEx>
        <w:trPr>
          <w:trHeight w:val="301"/>
        </w:trPr>
        <w:tc>
          <w:tcPr>
            <w:tcW w:w="4961"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Equipamiento</w:t>
            </w:r>
          </w:p>
        </w:tc>
        <w:tc>
          <w:tcPr>
            <w:tcW w:w="2126"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002D386B">
              <w:rPr>
                <w:rFonts w:ascii="Arial" w:hAnsi="Arial" w:cs="Arial"/>
                <w:color w:val="auto"/>
                <w:sz w:val="24"/>
                <w:szCs w:val="24"/>
              </w:rPr>
              <w:t>37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El costo total de la alternativa N° 2 incluyendo Equipamiento y desarrollo  es de $</w:t>
      </w:r>
      <w:r w:rsidRPr="00457A64">
        <w:t xml:space="preserve"> </w:t>
      </w:r>
      <w:r w:rsidRPr="00457A64">
        <w:rPr>
          <w:rFonts w:ascii="Arial" w:hAnsi="Arial" w:cs="Arial"/>
          <w:color w:val="auto"/>
          <w:sz w:val="24"/>
          <w:szCs w:val="24"/>
        </w:rPr>
        <w:t>6</w:t>
      </w:r>
      <w:r>
        <w:rPr>
          <w:rFonts w:ascii="Arial" w:hAnsi="Arial" w:cs="Arial"/>
          <w:color w:val="auto"/>
          <w:sz w:val="24"/>
          <w:szCs w:val="24"/>
        </w:rPr>
        <w:t>.</w:t>
      </w:r>
      <w:r w:rsidRPr="00457A64">
        <w:rPr>
          <w:rFonts w:ascii="Arial" w:hAnsi="Arial" w:cs="Arial"/>
          <w:color w:val="auto"/>
          <w:sz w:val="24"/>
          <w:szCs w:val="24"/>
        </w:rPr>
        <w:t>1</w:t>
      </w:r>
      <w:r w:rsidR="002D386B">
        <w:rPr>
          <w:rFonts w:ascii="Arial" w:hAnsi="Arial" w:cs="Arial"/>
          <w:color w:val="auto"/>
          <w:sz w:val="24"/>
          <w:szCs w:val="24"/>
        </w:rPr>
        <w:t>6</w:t>
      </w:r>
      <w:r w:rsidR="004A4677">
        <w:rPr>
          <w:rFonts w:ascii="Arial" w:hAnsi="Arial" w:cs="Arial"/>
          <w:color w:val="auto"/>
          <w:sz w:val="24"/>
          <w:szCs w:val="24"/>
        </w:rPr>
        <w:t>0</w:t>
      </w:r>
      <w:r>
        <w:rPr>
          <w:rFonts w:ascii="Arial" w:hAnsi="Arial" w:cs="Arial"/>
          <w:color w:val="auto"/>
          <w:sz w:val="24"/>
          <w:szCs w:val="24"/>
        </w:rPr>
        <w:t>.</w:t>
      </w:r>
      <w:r w:rsidRPr="00457A64">
        <w:rPr>
          <w:rFonts w:ascii="Arial" w:hAnsi="Arial" w:cs="Arial"/>
          <w:color w:val="auto"/>
          <w:sz w:val="24"/>
          <w:szCs w:val="24"/>
        </w:rPr>
        <w:t>222</w:t>
      </w:r>
      <w:r>
        <w:rPr>
          <w:rFonts w:ascii="Arial" w:hAnsi="Arial" w:cs="Arial"/>
          <w:color w:val="auto"/>
          <w:sz w:val="24"/>
          <w:szCs w:val="24"/>
        </w:rPr>
        <w:t xml:space="preserve">. </w:t>
      </w: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 xml:space="preserve">Como la empresa Lazos </w:t>
      </w:r>
      <w:r w:rsidR="00CF6606">
        <w:rPr>
          <w:rFonts w:ascii="Arial" w:hAnsi="Arial" w:cs="Arial"/>
          <w:color w:val="auto"/>
          <w:sz w:val="24"/>
          <w:szCs w:val="24"/>
        </w:rPr>
        <w:t xml:space="preserve">S.A. </w:t>
      </w:r>
      <w:r>
        <w:rPr>
          <w:rFonts w:ascii="Arial" w:hAnsi="Arial" w:cs="Arial"/>
          <w:color w:val="auto"/>
          <w:sz w:val="24"/>
          <w:szCs w:val="24"/>
        </w:rPr>
        <w:t xml:space="preserve">cuenta con el equipamiento la </w:t>
      </w:r>
      <w:r>
        <w:rPr>
          <w:rFonts w:ascii="Arial" w:hAnsi="Arial" w:cs="Arial"/>
          <w:sz w:val="24"/>
          <w:szCs w:val="24"/>
        </w:rPr>
        <w:t>inversión</w:t>
      </w:r>
      <w:r w:rsidR="00CF6606">
        <w:rPr>
          <w:rFonts w:ascii="Arial" w:hAnsi="Arial" w:cs="Arial"/>
          <w:color w:val="auto"/>
          <w:sz w:val="24"/>
          <w:szCs w:val="24"/>
        </w:rPr>
        <w:t xml:space="preserve"> total sería só</w:t>
      </w:r>
      <w:r>
        <w:rPr>
          <w:rFonts w:ascii="Arial" w:hAnsi="Arial" w:cs="Arial"/>
          <w:color w:val="auto"/>
          <w:sz w:val="24"/>
          <w:szCs w:val="24"/>
        </w:rPr>
        <w:t>lo la contemplada en el desarrollo con un monto de $4.782.222</w:t>
      </w:r>
      <w:r w:rsidR="00CF6606">
        <w:rPr>
          <w:rFonts w:ascii="Arial" w:hAnsi="Arial" w:cs="Arial"/>
          <w:color w:val="auto"/>
          <w:sz w:val="24"/>
          <w:szCs w:val="24"/>
        </w:rPr>
        <w:t>.</w:t>
      </w:r>
    </w:p>
    <w:p w:rsidR="00CF6606" w:rsidRPr="00CF6606" w:rsidRDefault="00CF6606" w:rsidP="00CF6606"/>
    <w:p w:rsidR="00151016" w:rsidRPr="00332C3E" w:rsidRDefault="00151016" w:rsidP="00151016">
      <w:pPr>
        <w:pStyle w:val="Ttulo3"/>
        <w:spacing w:line="360" w:lineRule="auto"/>
        <w:jc w:val="both"/>
        <w:rPr>
          <w:rFonts w:ascii="Arial" w:hAnsi="Arial" w:cs="Arial"/>
          <w:color w:val="auto"/>
          <w:sz w:val="24"/>
          <w:szCs w:val="24"/>
        </w:rPr>
      </w:pPr>
      <w:bookmarkStart w:id="40" w:name="_Toc371885485"/>
      <w:r w:rsidRPr="00332C3E">
        <w:rPr>
          <w:rFonts w:ascii="Arial" w:hAnsi="Arial" w:cs="Arial"/>
          <w:color w:val="auto"/>
          <w:sz w:val="24"/>
          <w:szCs w:val="24"/>
        </w:rPr>
        <w:t>4.1.3</w:t>
      </w:r>
      <w:r w:rsidRPr="00332C3E">
        <w:rPr>
          <w:rFonts w:ascii="Arial" w:hAnsi="Arial" w:cs="Arial"/>
          <w:color w:val="auto"/>
          <w:sz w:val="24"/>
          <w:szCs w:val="24"/>
        </w:rPr>
        <w:tab/>
        <w:t>Selección de Alternativa de Solución</w:t>
      </w:r>
      <w:bookmarkEnd w:id="40"/>
    </w:p>
    <w:p w:rsidR="00151016" w:rsidRDefault="00151016" w:rsidP="00151016">
      <w:pPr>
        <w:spacing w:line="360" w:lineRule="auto"/>
        <w:jc w:val="both"/>
        <w:rPr>
          <w:rFonts w:ascii="Arial" w:hAnsi="Arial" w:cs="Arial"/>
          <w:sz w:val="24"/>
          <w:szCs w:val="24"/>
        </w:rPr>
      </w:pPr>
      <w:r>
        <w:rPr>
          <w:rFonts w:ascii="Arial" w:hAnsi="Arial" w:cs="Arial"/>
          <w:sz w:val="24"/>
          <w:szCs w:val="24"/>
        </w:rPr>
        <w:tab/>
      </w:r>
    </w:p>
    <w:p w:rsidR="00151016" w:rsidRDefault="00151016" w:rsidP="00151016">
      <w:pPr>
        <w:spacing w:line="360" w:lineRule="auto"/>
        <w:ind w:firstLine="720"/>
        <w:jc w:val="both"/>
        <w:rPr>
          <w:rFonts w:ascii="Arial" w:hAnsi="Arial" w:cs="Arial"/>
          <w:sz w:val="24"/>
          <w:szCs w:val="24"/>
        </w:rPr>
      </w:pPr>
      <w:r>
        <w:rPr>
          <w:rFonts w:ascii="Arial" w:hAnsi="Arial" w:cs="Arial"/>
          <w:sz w:val="24"/>
          <w:szCs w:val="24"/>
        </w:rPr>
        <w:lastRenderedPageBreak/>
        <w:t>Según los antecedentes, conocim</w:t>
      </w:r>
      <w:r w:rsidR="00CF6606">
        <w:rPr>
          <w:rFonts w:ascii="Arial" w:hAnsi="Arial" w:cs="Arial"/>
          <w:sz w:val="24"/>
          <w:szCs w:val="24"/>
        </w:rPr>
        <w:t>ientos y ventajas otorgadas hací</w:t>
      </w:r>
      <w:r>
        <w:rPr>
          <w:rFonts w:ascii="Arial" w:hAnsi="Arial" w:cs="Arial"/>
          <w:sz w:val="24"/>
          <w:szCs w:val="24"/>
        </w:rPr>
        <w:t xml:space="preserve">a el proyecto en la implementación y desarrollo, Hemos concluido que la alternativa de solución más acorde a los requerimientos establecidos es PHP con MySQL, porque cumple con en su totalidad </w:t>
      </w:r>
      <w:r w:rsidR="00D44C17">
        <w:rPr>
          <w:rFonts w:ascii="Arial" w:hAnsi="Arial" w:cs="Arial"/>
          <w:sz w:val="24"/>
          <w:szCs w:val="24"/>
        </w:rPr>
        <w:t>en</w:t>
      </w:r>
      <w:r>
        <w:rPr>
          <w:rFonts w:ascii="Arial" w:hAnsi="Arial" w:cs="Arial"/>
          <w:sz w:val="24"/>
          <w:szCs w:val="24"/>
        </w:rPr>
        <w:t xml:space="preserve"> lo solicitado por la contraparte, generan</w:t>
      </w:r>
      <w:r w:rsidR="00D44C17">
        <w:rPr>
          <w:rFonts w:ascii="Arial" w:hAnsi="Arial" w:cs="Arial"/>
          <w:sz w:val="24"/>
          <w:szCs w:val="24"/>
        </w:rPr>
        <w:t>do ventajas significativas econó</w:t>
      </w:r>
      <w:r>
        <w:rPr>
          <w:rFonts w:ascii="Arial" w:hAnsi="Arial" w:cs="Arial"/>
          <w:sz w:val="24"/>
          <w:szCs w:val="24"/>
        </w:rPr>
        <w:t>micas y operacionales para la empresa</w:t>
      </w:r>
      <w:r w:rsidR="00D44C17">
        <w:rPr>
          <w:rFonts w:ascii="Arial" w:hAnsi="Arial" w:cs="Arial"/>
          <w:sz w:val="24"/>
          <w:szCs w:val="24"/>
        </w:rPr>
        <w:t>.</w:t>
      </w:r>
    </w:p>
    <w:p w:rsidR="00151016" w:rsidRDefault="00151016" w:rsidP="00DD4C8E">
      <w:pPr>
        <w:spacing w:line="360" w:lineRule="auto"/>
        <w:jc w:val="both"/>
        <w:rPr>
          <w:rFonts w:ascii="Arial" w:hAnsi="Arial" w:cs="Arial"/>
          <w:color w:val="auto"/>
          <w:sz w:val="24"/>
          <w:szCs w:val="24"/>
        </w:rPr>
      </w:pPr>
      <w:r>
        <w:rPr>
          <w:rFonts w:ascii="Arial" w:hAnsi="Arial" w:cs="Arial"/>
          <w:sz w:val="24"/>
          <w:szCs w:val="24"/>
        </w:rPr>
        <w:tab/>
        <w:t>Como es un lenguaje libre, no necesita licencias para su desarrollo y utilización</w:t>
      </w:r>
      <w:r>
        <w:rPr>
          <w:rFonts w:ascii="Arial" w:hAnsi="Arial" w:cs="Arial"/>
          <w:color w:val="auto"/>
          <w:sz w:val="24"/>
          <w:szCs w:val="24"/>
        </w:rPr>
        <w:t>, es multiplataforma</w:t>
      </w:r>
      <w:r w:rsidR="00D44C17">
        <w:rPr>
          <w:rFonts w:ascii="Arial" w:hAnsi="Arial" w:cs="Arial"/>
          <w:color w:val="auto"/>
          <w:sz w:val="24"/>
          <w:szCs w:val="24"/>
        </w:rPr>
        <w:t>,</w:t>
      </w:r>
      <w:r>
        <w:rPr>
          <w:rFonts w:ascii="Arial" w:hAnsi="Arial" w:cs="Arial"/>
          <w:color w:val="auto"/>
          <w:sz w:val="24"/>
          <w:szCs w:val="24"/>
        </w:rPr>
        <w:t xml:space="preserve"> por lo tanto</w:t>
      </w:r>
      <w:r w:rsidR="00D44C17">
        <w:rPr>
          <w:rFonts w:ascii="Arial" w:hAnsi="Arial" w:cs="Arial"/>
          <w:color w:val="auto"/>
          <w:sz w:val="24"/>
          <w:szCs w:val="24"/>
        </w:rPr>
        <w:t>,</w:t>
      </w:r>
      <w:r>
        <w:rPr>
          <w:rFonts w:ascii="Arial" w:hAnsi="Arial" w:cs="Arial"/>
          <w:color w:val="auto"/>
          <w:sz w:val="24"/>
          <w:szCs w:val="24"/>
        </w:rPr>
        <w:t xml:space="preserve"> no </w:t>
      </w:r>
      <w:r>
        <w:rPr>
          <w:rFonts w:ascii="Arial" w:hAnsi="Arial" w:cs="Arial"/>
          <w:sz w:val="24"/>
          <w:szCs w:val="24"/>
        </w:rPr>
        <w:t>habrán</w:t>
      </w:r>
      <w:r>
        <w:rPr>
          <w:rFonts w:ascii="Arial" w:hAnsi="Arial" w:cs="Arial"/>
          <w:color w:val="auto"/>
          <w:sz w:val="24"/>
          <w:szCs w:val="24"/>
        </w:rPr>
        <w:t xml:space="preserve"> problemas de incompatibilidades al momento de utilizar el sistema. </w:t>
      </w:r>
      <w:r>
        <w:rPr>
          <w:rFonts w:ascii="Arial" w:hAnsi="Arial" w:cs="Arial"/>
          <w:sz w:val="24"/>
          <w:szCs w:val="24"/>
        </w:rPr>
        <w:t>También</w:t>
      </w:r>
      <w:r>
        <w:rPr>
          <w:rFonts w:ascii="Arial" w:hAnsi="Arial" w:cs="Arial"/>
          <w:color w:val="auto"/>
          <w:sz w:val="24"/>
          <w:szCs w:val="24"/>
        </w:rPr>
        <w:t xml:space="preserve"> es compatible con la gran </w:t>
      </w:r>
      <w:r>
        <w:rPr>
          <w:rFonts w:ascii="Arial" w:hAnsi="Arial" w:cs="Arial"/>
          <w:sz w:val="24"/>
          <w:szCs w:val="24"/>
        </w:rPr>
        <w:t>mayoría</w:t>
      </w:r>
      <w:r>
        <w:rPr>
          <w:rFonts w:ascii="Arial" w:hAnsi="Arial" w:cs="Arial"/>
          <w:color w:val="auto"/>
          <w:sz w:val="24"/>
          <w:szCs w:val="24"/>
        </w:rPr>
        <w:t xml:space="preserve"> y principales gestores de base de datos. </w:t>
      </w:r>
    </w:p>
    <w:p w:rsidR="00151016" w:rsidRDefault="00151016" w:rsidP="00151016">
      <w:pPr>
        <w:spacing w:line="360" w:lineRule="auto"/>
        <w:jc w:val="both"/>
        <w:rPr>
          <w:rFonts w:ascii="Arial" w:hAnsi="Arial" w:cs="Arial"/>
          <w:sz w:val="24"/>
          <w:szCs w:val="24"/>
        </w:rPr>
      </w:pPr>
      <w:r>
        <w:rPr>
          <w:rFonts w:ascii="Arial" w:hAnsi="Arial" w:cs="Arial"/>
          <w:color w:val="auto"/>
          <w:sz w:val="24"/>
          <w:szCs w:val="24"/>
        </w:rPr>
        <w:tab/>
      </w:r>
      <w:r>
        <w:rPr>
          <w:rFonts w:ascii="Arial" w:hAnsi="Arial" w:cs="Arial"/>
          <w:sz w:val="24"/>
          <w:szCs w:val="24"/>
        </w:rPr>
        <w:t>Económicamente</w:t>
      </w:r>
      <w:r>
        <w:rPr>
          <w:rFonts w:ascii="Arial" w:hAnsi="Arial" w:cs="Arial"/>
          <w:color w:val="auto"/>
          <w:sz w:val="24"/>
          <w:szCs w:val="24"/>
        </w:rPr>
        <w:t xml:space="preserve"> es rentable utilizar esta alternativ</w:t>
      </w:r>
      <w:r w:rsidR="00D44C17">
        <w:rPr>
          <w:rFonts w:ascii="Arial" w:hAnsi="Arial" w:cs="Arial"/>
          <w:color w:val="auto"/>
          <w:sz w:val="24"/>
          <w:szCs w:val="24"/>
        </w:rPr>
        <w:t>a por</w:t>
      </w:r>
      <w:r>
        <w:rPr>
          <w:rFonts w:ascii="Arial" w:hAnsi="Arial" w:cs="Arial"/>
          <w:color w:val="auto"/>
          <w:sz w:val="24"/>
          <w:szCs w:val="24"/>
        </w:rPr>
        <w:t>que disminuye significativamente el presupuesto. El rubro de la empresa Lazos</w:t>
      </w:r>
      <w:r w:rsidR="00D44C17">
        <w:rPr>
          <w:rFonts w:ascii="Arial" w:hAnsi="Arial" w:cs="Arial"/>
          <w:color w:val="auto"/>
          <w:sz w:val="24"/>
          <w:szCs w:val="24"/>
        </w:rPr>
        <w:t xml:space="preserve"> S.A.</w:t>
      </w:r>
      <w:r>
        <w:rPr>
          <w:rFonts w:ascii="Arial" w:hAnsi="Arial" w:cs="Arial"/>
          <w:color w:val="auto"/>
          <w:sz w:val="24"/>
          <w:szCs w:val="24"/>
        </w:rPr>
        <w:t xml:space="preserve"> </w:t>
      </w:r>
      <w:r>
        <w:rPr>
          <w:rFonts w:ascii="Arial" w:hAnsi="Arial" w:cs="Arial"/>
          <w:sz w:val="24"/>
          <w:szCs w:val="24"/>
        </w:rPr>
        <w:t>está</w:t>
      </w:r>
      <w:r>
        <w:rPr>
          <w:rFonts w:ascii="Arial" w:hAnsi="Arial" w:cs="Arial"/>
          <w:color w:val="auto"/>
          <w:sz w:val="24"/>
          <w:szCs w:val="24"/>
        </w:rPr>
        <w:t xml:space="preserve"> situado al desarrollo de sistemas, por lo que ellos cuentan con el soporte para MySQL, como </w:t>
      </w:r>
      <w:r>
        <w:rPr>
          <w:rFonts w:ascii="Arial" w:hAnsi="Arial" w:cs="Arial"/>
          <w:sz w:val="24"/>
          <w:szCs w:val="24"/>
        </w:rPr>
        <w:t>también</w:t>
      </w:r>
      <w:r>
        <w:rPr>
          <w:rFonts w:ascii="Arial" w:hAnsi="Arial" w:cs="Arial"/>
          <w:color w:val="auto"/>
          <w:sz w:val="24"/>
          <w:szCs w:val="24"/>
        </w:rPr>
        <w:t xml:space="preserve"> con el servidor web y el hosting por lo que los gastos de </w:t>
      </w:r>
      <w:r>
        <w:rPr>
          <w:rFonts w:ascii="Arial" w:hAnsi="Arial" w:cs="Arial"/>
          <w:sz w:val="24"/>
          <w:szCs w:val="24"/>
        </w:rPr>
        <w:t>implementación</w:t>
      </w:r>
      <w:r>
        <w:rPr>
          <w:rFonts w:ascii="Arial" w:hAnsi="Arial" w:cs="Arial"/>
          <w:color w:val="auto"/>
          <w:sz w:val="24"/>
          <w:szCs w:val="24"/>
        </w:rPr>
        <w:t xml:space="preserve"> se mantienen y no alteran los valores estipulados desde un principio en la factibilidad </w:t>
      </w:r>
      <w:r>
        <w:rPr>
          <w:rFonts w:ascii="Arial" w:hAnsi="Arial" w:cs="Arial"/>
          <w:sz w:val="24"/>
          <w:szCs w:val="24"/>
        </w:rPr>
        <w:t>económica.</w:t>
      </w:r>
    </w:p>
    <w:p w:rsidR="00151016" w:rsidRDefault="00151016" w:rsidP="00151016">
      <w:pPr>
        <w:spacing w:line="360" w:lineRule="auto"/>
        <w:jc w:val="both"/>
        <w:rPr>
          <w:rFonts w:ascii="Arial" w:hAnsi="Arial" w:cs="Arial"/>
          <w:sz w:val="24"/>
          <w:szCs w:val="24"/>
        </w:rPr>
      </w:pPr>
      <w:r>
        <w:rPr>
          <w:rFonts w:ascii="Arial" w:hAnsi="Arial" w:cs="Arial"/>
          <w:sz w:val="24"/>
          <w:szCs w:val="24"/>
        </w:rPr>
        <w:tab/>
        <w:t xml:space="preserve">Por otra parte la experiencia que existe por parte del equipo hacia el lenguaje es intermedia, la cual no genera grande dificultades para el desarrollo del proyecto. </w:t>
      </w:r>
    </w:p>
    <w:p w:rsidR="00151016" w:rsidRDefault="00151016" w:rsidP="00151016">
      <w:pPr>
        <w:rPr>
          <w:rFonts w:ascii="Arial" w:hAnsi="Arial" w:cs="Arial"/>
          <w:sz w:val="24"/>
          <w:szCs w:val="24"/>
        </w:rPr>
      </w:pPr>
    </w:p>
    <w:p w:rsidR="00DD4C8E" w:rsidRDefault="00DD4C8E" w:rsidP="00151016">
      <w:pPr>
        <w:rPr>
          <w:rFonts w:ascii="Arial" w:hAnsi="Arial" w:cs="Arial"/>
          <w:sz w:val="24"/>
          <w:szCs w:val="24"/>
        </w:rPr>
      </w:pPr>
    </w:p>
    <w:p w:rsidR="00DD4C8E" w:rsidRDefault="00DD4C8E" w:rsidP="00151016">
      <w:pPr>
        <w:rPr>
          <w:rFonts w:ascii="Arial" w:hAnsi="Arial" w:cs="Arial"/>
          <w:sz w:val="24"/>
          <w:szCs w:val="24"/>
        </w:rPr>
      </w:pPr>
    </w:p>
    <w:p w:rsidR="00DD4C8E" w:rsidRDefault="00DD4C8E" w:rsidP="00151016">
      <w:pPr>
        <w:rPr>
          <w:rFonts w:ascii="Arial" w:hAnsi="Arial" w:cs="Arial"/>
          <w:sz w:val="24"/>
          <w:szCs w:val="24"/>
        </w:rPr>
      </w:pPr>
    </w:p>
    <w:p w:rsidR="00D44C17" w:rsidRPr="00332C3E" w:rsidRDefault="00D44C17" w:rsidP="00151016">
      <w:pPr>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4.1.3.1 Beneficios de la Solución</w:t>
      </w:r>
    </w:p>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lastRenderedPageBreak/>
        <w:tab/>
        <w:t xml:space="preserve">Como ya se </w:t>
      </w:r>
      <w:r>
        <w:rPr>
          <w:rFonts w:ascii="Arial" w:hAnsi="Arial" w:cs="Arial"/>
          <w:sz w:val="24"/>
          <w:szCs w:val="24"/>
        </w:rPr>
        <w:t>ha</w:t>
      </w:r>
      <w:r>
        <w:rPr>
          <w:rFonts w:ascii="Arial" w:hAnsi="Arial" w:cs="Arial"/>
          <w:color w:val="auto"/>
          <w:sz w:val="24"/>
          <w:szCs w:val="24"/>
        </w:rPr>
        <w:t xml:space="preserve"> mencionado en varios puntos anteriores la alternativa N°2 otorga </w:t>
      </w:r>
      <w:r>
        <w:rPr>
          <w:rFonts w:ascii="Arial" w:hAnsi="Arial" w:cs="Arial"/>
          <w:sz w:val="24"/>
          <w:szCs w:val="24"/>
        </w:rPr>
        <w:t>beneficios</w:t>
      </w:r>
      <w:r>
        <w:rPr>
          <w:rFonts w:ascii="Arial" w:hAnsi="Arial" w:cs="Arial"/>
          <w:color w:val="auto"/>
          <w:sz w:val="24"/>
          <w:szCs w:val="24"/>
        </w:rPr>
        <w:t xml:space="preserve"> significativos para la empresa, como los que se mencionan a </w:t>
      </w:r>
      <w:r>
        <w:rPr>
          <w:rFonts w:ascii="Arial" w:hAnsi="Arial" w:cs="Arial"/>
          <w:sz w:val="24"/>
          <w:szCs w:val="24"/>
        </w:rPr>
        <w:t>continuación</w:t>
      </w:r>
      <w:r>
        <w:rPr>
          <w:rFonts w:ascii="Arial" w:hAnsi="Arial" w:cs="Arial"/>
          <w:color w:val="auto"/>
          <w:sz w:val="24"/>
          <w:szCs w:val="24"/>
        </w:rPr>
        <w:t>:</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sz w:val="24"/>
          <w:szCs w:val="24"/>
        </w:rPr>
        <w:t>La</w:t>
      </w:r>
      <w:r w:rsidRPr="00F56251">
        <w:rPr>
          <w:rFonts w:ascii="Arial" w:hAnsi="Arial" w:cs="Arial"/>
          <w:color w:val="auto"/>
          <w:sz w:val="24"/>
          <w:szCs w:val="24"/>
        </w:rPr>
        <w:t xml:space="preserve"> inversión total del proyecto es menor ya que la empresa Lazos</w:t>
      </w:r>
      <w:r w:rsidR="00D44C17">
        <w:rPr>
          <w:rFonts w:ascii="Arial" w:hAnsi="Arial" w:cs="Arial"/>
          <w:color w:val="auto"/>
          <w:sz w:val="24"/>
          <w:szCs w:val="24"/>
        </w:rPr>
        <w:t xml:space="preserve"> S.A</w:t>
      </w:r>
      <w:r w:rsidRPr="00F56251">
        <w:rPr>
          <w:rFonts w:ascii="Arial" w:hAnsi="Arial" w:cs="Arial"/>
          <w:color w:val="auto"/>
          <w:sz w:val="24"/>
          <w:szCs w:val="24"/>
        </w:rPr>
        <w:t xml:space="preserve"> cuenta en su totalidad con el equipamiento necesario</w:t>
      </w:r>
      <w:r>
        <w:rPr>
          <w:rFonts w:ascii="Arial" w:hAnsi="Arial" w:cs="Arial"/>
          <w:color w:val="auto"/>
          <w:sz w:val="24"/>
          <w:szCs w:val="24"/>
        </w:rPr>
        <w:t xml:space="preserve"> para la implementació</w:t>
      </w:r>
      <w:r w:rsidRPr="00F56251">
        <w:rPr>
          <w:rFonts w:ascii="Arial" w:hAnsi="Arial" w:cs="Arial"/>
          <w:color w:val="auto"/>
          <w:sz w:val="24"/>
          <w:szCs w:val="24"/>
        </w:rPr>
        <w:t>n del sistema.</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sz w:val="24"/>
          <w:szCs w:val="24"/>
        </w:rPr>
        <w:t>Utilizar</w:t>
      </w:r>
      <w:r w:rsidRPr="00F56251">
        <w:rPr>
          <w:rFonts w:ascii="Arial" w:hAnsi="Arial" w:cs="Arial"/>
          <w:color w:val="auto"/>
          <w:sz w:val="24"/>
          <w:szCs w:val="24"/>
        </w:rPr>
        <w:t xml:space="preserve"> PHP con MySQL genera ventajas hacia nuestro equipo de </w:t>
      </w:r>
      <w:r w:rsidR="00D44C17">
        <w:rPr>
          <w:rFonts w:ascii="Arial" w:hAnsi="Arial" w:cs="Arial"/>
          <w:color w:val="auto"/>
          <w:sz w:val="24"/>
          <w:szCs w:val="24"/>
        </w:rPr>
        <w:t>trabajo, porque no se necesitará una gran capacitación para la utilizació</w:t>
      </w:r>
      <w:r w:rsidRPr="00F56251">
        <w:rPr>
          <w:rFonts w:ascii="Arial" w:hAnsi="Arial" w:cs="Arial"/>
          <w:color w:val="auto"/>
          <w:sz w:val="24"/>
          <w:szCs w:val="24"/>
        </w:rPr>
        <w:t>n de este lenguaje.</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color w:val="auto"/>
          <w:sz w:val="24"/>
          <w:szCs w:val="24"/>
        </w:rPr>
        <w:t xml:space="preserve">PHP no requiere licencias para ser utilizado. Existe gran cantidad de </w:t>
      </w:r>
      <w:r w:rsidRPr="00F56251">
        <w:rPr>
          <w:rFonts w:ascii="Arial" w:hAnsi="Arial" w:cs="Arial"/>
          <w:sz w:val="24"/>
          <w:szCs w:val="24"/>
        </w:rPr>
        <w:t>información</w:t>
      </w:r>
      <w:r w:rsidR="00D44C17">
        <w:rPr>
          <w:rFonts w:ascii="Arial" w:hAnsi="Arial" w:cs="Arial"/>
          <w:sz w:val="24"/>
          <w:szCs w:val="24"/>
        </w:rPr>
        <w:t xml:space="preserve"> en la Web</w:t>
      </w:r>
      <w:r w:rsidRPr="00F56251">
        <w:rPr>
          <w:rFonts w:ascii="Arial" w:hAnsi="Arial" w:cs="Arial"/>
          <w:sz w:val="24"/>
          <w:szCs w:val="24"/>
        </w:rPr>
        <w:t xml:space="preserve"> </w:t>
      </w:r>
      <w:r w:rsidRPr="00F56251">
        <w:rPr>
          <w:rFonts w:ascii="Arial" w:hAnsi="Arial" w:cs="Arial"/>
          <w:color w:val="auto"/>
          <w:sz w:val="24"/>
          <w:szCs w:val="24"/>
        </w:rPr>
        <w:t xml:space="preserve"> y foros que entregan ayuda.</w:t>
      </w:r>
    </w:p>
    <w:p w:rsidR="00151016" w:rsidRDefault="00151016"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E53C7" w:rsidRPr="002107A3" w:rsidRDefault="002E53C7" w:rsidP="00151016">
      <w:pPr>
        <w:spacing w:line="360" w:lineRule="auto"/>
        <w:ind w:left="720"/>
        <w:jc w:val="both"/>
        <w:rPr>
          <w:rFonts w:ascii="Arial" w:hAnsi="Arial" w:cs="Arial"/>
          <w:color w:val="auto"/>
          <w:sz w:val="24"/>
          <w:szCs w:val="24"/>
        </w:rPr>
      </w:pP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1" w:name="_Toc371885486"/>
      <w:r w:rsidRPr="00332C3E">
        <w:rPr>
          <w:rFonts w:ascii="Arial" w:eastAsia="Times New Roman" w:hAnsi="Arial" w:cs="Arial"/>
          <w:bCs/>
          <w:color w:val="auto"/>
          <w:sz w:val="24"/>
          <w:szCs w:val="24"/>
        </w:rPr>
        <w:t>Planificación de la solución (Carta Gantt)</w:t>
      </w:r>
      <w:bookmarkEnd w:id="41"/>
    </w:p>
    <w:p w:rsidR="00151016" w:rsidRDefault="00D44C17" w:rsidP="00D44C17">
      <w:pPr>
        <w:tabs>
          <w:tab w:val="left" w:pos="3952"/>
        </w:tabs>
        <w:spacing w:line="360" w:lineRule="auto"/>
        <w:jc w:val="both"/>
        <w:rPr>
          <w:rFonts w:ascii="Arial" w:hAnsi="Arial" w:cs="Arial"/>
          <w:sz w:val="24"/>
          <w:szCs w:val="24"/>
        </w:rPr>
      </w:pPr>
      <w:r>
        <w:rPr>
          <w:rFonts w:ascii="Arial" w:hAnsi="Arial" w:cs="Arial"/>
          <w:sz w:val="24"/>
          <w:szCs w:val="24"/>
        </w:rPr>
        <w:tab/>
      </w: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5121B32E" wp14:editId="14E3BCDC">
            <wp:extent cx="5613991" cy="3423684"/>
            <wp:effectExtent l="0" t="0" r="6350" b="571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422549"/>
                    </a:xfrm>
                    <a:prstGeom prst="rect">
                      <a:avLst/>
                    </a:prstGeom>
                  </pic:spPr>
                </pic:pic>
              </a:graphicData>
            </a:graphic>
          </wp:inline>
        </w:drawing>
      </w:r>
    </w:p>
    <w:p w:rsidR="00D44C17" w:rsidRPr="00A93C1F" w:rsidRDefault="00D44C17" w:rsidP="00D44C17">
      <w:pPr>
        <w:pStyle w:val="Epgrafe"/>
        <w:jc w:val="center"/>
        <w:rPr>
          <w:rFonts w:ascii="Arial" w:hAnsi="Arial" w:cs="Arial"/>
          <w:sz w:val="24"/>
          <w:szCs w:val="24"/>
        </w:rPr>
      </w:pPr>
      <w:bookmarkStart w:id="42" w:name="_Toc371885584"/>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6</w:t>
      </w:r>
      <w:r w:rsidRPr="00A93C1F">
        <w:rPr>
          <w:rFonts w:ascii="Arial" w:hAnsi="Arial" w:cs="Arial"/>
          <w:sz w:val="22"/>
        </w:rPr>
        <w:fldChar w:fldCharType="end"/>
      </w:r>
      <w:r w:rsidRPr="00A93C1F">
        <w:rPr>
          <w:rFonts w:ascii="Arial" w:hAnsi="Arial" w:cs="Arial"/>
          <w:sz w:val="22"/>
        </w:rPr>
        <w:t>: Gantt, Parte 1</w:t>
      </w:r>
      <w:bookmarkEnd w:id="42"/>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33676128" wp14:editId="20071AD8">
            <wp:extent cx="5613991" cy="3561907"/>
            <wp:effectExtent l="0" t="0" r="6350" b="63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560726"/>
                    </a:xfrm>
                    <a:prstGeom prst="rect">
                      <a:avLst/>
                    </a:prstGeom>
                  </pic:spPr>
                </pic:pic>
              </a:graphicData>
            </a:graphic>
          </wp:inline>
        </w:drawing>
      </w:r>
    </w:p>
    <w:p w:rsidR="00D44C17" w:rsidRPr="00A93C1F" w:rsidRDefault="00D44C17" w:rsidP="00D44C17">
      <w:pPr>
        <w:pStyle w:val="Epgrafe"/>
        <w:jc w:val="center"/>
        <w:rPr>
          <w:rFonts w:ascii="Arial" w:hAnsi="Arial" w:cs="Arial"/>
          <w:sz w:val="32"/>
          <w:szCs w:val="24"/>
        </w:rPr>
      </w:pPr>
      <w:bookmarkStart w:id="43" w:name="_Toc371885585"/>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7</w:t>
      </w:r>
      <w:r w:rsidRPr="00A93C1F">
        <w:rPr>
          <w:rFonts w:ascii="Arial" w:hAnsi="Arial" w:cs="Arial"/>
          <w:sz w:val="22"/>
        </w:rPr>
        <w:fldChar w:fldCharType="end"/>
      </w:r>
      <w:r w:rsidR="002E53C7">
        <w:rPr>
          <w:rFonts w:ascii="Arial" w:hAnsi="Arial" w:cs="Arial"/>
          <w:sz w:val="22"/>
        </w:rPr>
        <w:t>: Ga</w:t>
      </w:r>
      <w:r w:rsidRPr="00A93C1F">
        <w:rPr>
          <w:rFonts w:ascii="Arial" w:hAnsi="Arial" w:cs="Arial"/>
          <w:sz w:val="22"/>
        </w:rPr>
        <w:t>ntt, Parte 2</w:t>
      </w:r>
      <w:bookmarkEnd w:id="43"/>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5CC21C0E" wp14:editId="1DBB2512">
            <wp:extent cx="5613991" cy="3434316"/>
            <wp:effectExtent l="0" t="0" r="635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433178"/>
                    </a:xfrm>
                    <a:prstGeom prst="rect">
                      <a:avLst/>
                    </a:prstGeom>
                  </pic:spPr>
                </pic:pic>
              </a:graphicData>
            </a:graphic>
          </wp:inline>
        </w:drawing>
      </w:r>
    </w:p>
    <w:p w:rsidR="00D44C17" w:rsidRPr="00A93C1F" w:rsidRDefault="00D44C17" w:rsidP="00D44C17">
      <w:pPr>
        <w:pStyle w:val="Epgrafe"/>
        <w:jc w:val="center"/>
        <w:rPr>
          <w:rFonts w:ascii="Arial" w:hAnsi="Arial" w:cs="Arial"/>
          <w:sz w:val="32"/>
          <w:szCs w:val="24"/>
        </w:rPr>
      </w:pPr>
      <w:bookmarkStart w:id="44" w:name="_Toc371885586"/>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8</w:t>
      </w:r>
      <w:r w:rsidRPr="00A93C1F">
        <w:rPr>
          <w:rFonts w:ascii="Arial" w:hAnsi="Arial" w:cs="Arial"/>
          <w:sz w:val="22"/>
        </w:rPr>
        <w:fldChar w:fldCharType="end"/>
      </w:r>
      <w:r w:rsidRPr="00A93C1F">
        <w:rPr>
          <w:rFonts w:ascii="Arial" w:hAnsi="Arial" w:cs="Arial"/>
          <w:sz w:val="22"/>
        </w:rPr>
        <w:t>: Gantt, Parte 3</w:t>
      </w:r>
      <w:bookmarkEnd w:id="44"/>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43F7CB0C" wp14:editId="14356534">
            <wp:extent cx="5603357" cy="3934046"/>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940206"/>
                    </a:xfrm>
                    <a:prstGeom prst="rect">
                      <a:avLst/>
                    </a:prstGeom>
                  </pic:spPr>
                </pic:pic>
              </a:graphicData>
            </a:graphic>
          </wp:inline>
        </w:drawing>
      </w:r>
    </w:p>
    <w:p w:rsidR="00D44C17" w:rsidRPr="00A93C1F" w:rsidRDefault="00D44C17" w:rsidP="00D44C17">
      <w:pPr>
        <w:pStyle w:val="Epgrafe"/>
        <w:jc w:val="center"/>
        <w:rPr>
          <w:rFonts w:ascii="Arial" w:hAnsi="Arial" w:cs="Arial"/>
          <w:sz w:val="22"/>
        </w:rPr>
      </w:pPr>
      <w:bookmarkStart w:id="45" w:name="_Toc371885587"/>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9</w:t>
      </w:r>
      <w:r w:rsidRPr="00A93C1F">
        <w:rPr>
          <w:rFonts w:ascii="Arial" w:hAnsi="Arial" w:cs="Arial"/>
          <w:sz w:val="22"/>
        </w:rPr>
        <w:fldChar w:fldCharType="end"/>
      </w:r>
      <w:r w:rsidRPr="00A93C1F">
        <w:rPr>
          <w:rFonts w:ascii="Arial" w:hAnsi="Arial" w:cs="Arial"/>
          <w:sz w:val="22"/>
        </w:rPr>
        <w:t>: Gantt, Parte 4</w:t>
      </w:r>
      <w:bookmarkEnd w:id="45"/>
    </w:p>
    <w:p w:rsidR="00D44C17" w:rsidRPr="00D44C17" w:rsidRDefault="00D44C17" w:rsidP="00D44C17">
      <w:pPr>
        <w:rPr>
          <w:u w:val="single"/>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6" w:name="_Toc371885487"/>
      <w:r w:rsidRPr="00332C3E">
        <w:rPr>
          <w:rFonts w:ascii="Arial" w:eastAsia="Times New Roman" w:hAnsi="Arial" w:cs="Arial"/>
          <w:bCs/>
          <w:color w:val="auto"/>
          <w:sz w:val="24"/>
          <w:szCs w:val="24"/>
        </w:rPr>
        <w:t>Desarrollo del Requerimiento</w:t>
      </w:r>
      <w:bookmarkEnd w:id="46"/>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47" w:name="_Toc371885488"/>
      <w:r w:rsidRPr="00332C3E">
        <w:rPr>
          <w:rFonts w:ascii="Arial" w:hAnsi="Arial" w:cs="Arial"/>
          <w:color w:val="auto"/>
          <w:sz w:val="24"/>
          <w:szCs w:val="24"/>
        </w:rPr>
        <w:t>4.3.1</w:t>
      </w:r>
      <w:r w:rsidRPr="00332C3E">
        <w:rPr>
          <w:rFonts w:ascii="Arial" w:hAnsi="Arial" w:cs="Arial"/>
          <w:color w:val="auto"/>
          <w:sz w:val="24"/>
          <w:szCs w:val="24"/>
        </w:rPr>
        <w:tab/>
        <w:t>Definición de Requerimientos</w:t>
      </w:r>
      <w:bookmarkEnd w:id="47"/>
    </w:p>
    <w:p w:rsidR="002A7D84" w:rsidRDefault="00071905" w:rsidP="00151016">
      <w:pPr>
        <w:spacing w:line="360" w:lineRule="auto"/>
        <w:jc w:val="both"/>
        <w:rPr>
          <w:rFonts w:ascii="Arial" w:hAnsi="Arial" w:cs="Arial"/>
          <w:sz w:val="24"/>
          <w:szCs w:val="24"/>
        </w:rPr>
      </w:pPr>
      <w:r>
        <w:rPr>
          <w:rFonts w:ascii="Arial" w:hAnsi="Arial" w:cs="Arial"/>
          <w:sz w:val="24"/>
          <w:szCs w:val="24"/>
        </w:rPr>
        <w:tab/>
      </w:r>
    </w:p>
    <w:p w:rsidR="00E97C76" w:rsidRDefault="00E97C76" w:rsidP="002A7D84">
      <w:pPr>
        <w:spacing w:line="360" w:lineRule="auto"/>
        <w:ind w:firstLine="720"/>
        <w:jc w:val="both"/>
        <w:rPr>
          <w:rFonts w:ascii="Arial" w:hAnsi="Arial" w:cs="Arial"/>
          <w:sz w:val="24"/>
          <w:szCs w:val="24"/>
        </w:rPr>
      </w:pPr>
      <w:r w:rsidRPr="00E97C76">
        <w:rPr>
          <w:rFonts w:ascii="Arial" w:hAnsi="Arial" w:cs="Arial"/>
          <w:sz w:val="24"/>
          <w:szCs w:val="24"/>
        </w:rPr>
        <w:t xml:space="preserve">Tras una ardua revisión con </w:t>
      </w:r>
      <w:r w:rsidR="00954207">
        <w:rPr>
          <w:rFonts w:ascii="Arial" w:hAnsi="Arial" w:cs="Arial"/>
          <w:sz w:val="24"/>
          <w:szCs w:val="24"/>
        </w:rPr>
        <w:t>varias</w:t>
      </w:r>
      <w:r w:rsidRPr="00E97C76">
        <w:rPr>
          <w:rFonts w:ascii="Arial" w:hAnsi="Arial" w:cs="Arial"/>
          <w:sz w:val="24"/>
          <w:szCs w:val="24"/>
        </w:rPr>
        <w:t xml:space="preserve"> interaciones </w:t>
      </w:r>
      <w:r w:rsidR="00954207">
        <w:rPr>
          <w:rFonts w:ascii="Arial" w:hAnsi="Arial" w:cs="Arial"/>
          <w:sz w:val="24"/>
          <w:szCs w:val="24"/>
        </w:rPr>
        <w:t>con el cliente</w:t>
      </w:r>
      <w:r w:rsidRPr="00E97C76">
        <w:rPr>
          <w:rFonts w:ascii="Arial" w:hAnsi="Arial" w:cs="Arial"/>
          <w:sz w:val="24"/>
          <w:szCs w:val="24"/>
        </w:rPr>
        <w:t>, se lleg</w:t>
      </w:r>
      <w:r w:rsidR="00F55B86">
        <w:rPr>
          <w:rFonts w:ascii="Arial" w:hAnsi="Arial" w:cs="Arial"/>
          <w:sz w:val="24"/>
          <w:szCs w:val="24"/>
        </w:rPr>
        <w:t>o a determinar que la solución ó</w:t>
      </w:r>
      <w:r w:rsidRPr="00E97C76">
        <w:rPr>
          <w:rFonts w:ascii="Arial" w:hAnsi="Arial" w:cs="Arial"/>
          <w:sz w:val="24"/>
          <w:szCs w:val="24"/>
        </w:rPr>
        <w:t>ptima para</w:t>
      </w:r>
      <w:r w:rsidR="00954207">
        <w:rPr>
          <w:rFonts w:ascii="Arial" w:hAnsi="Arial" w:cs="Arial"/>
          <w:sz w:val="24"/>
          <w:szCs w:val="24"/>
        </w:rPr>
        <w:t xml:space="preserve"> solucionar</w:t>
      </w:r>
      <w:r w:rsidRPr="00E97C76">
        <w:rPr>
          <w:rFonts w:ascii="Arial" w:hAnsi="Arial" w:cs="Arial"/>
          <w:sz w:val="24"/>
          <w:szCs w:val="24"/>
        </w:rPr>
        <w:t xml:space="preserve"> este problema era un sistema </w:t>
      </w:r>
      <w:r w:rsidR="00954207">
        <w:rPr>
          <w:rFonts w:ascii="Arial" w:hAnsi="Arial" w:cs="Arial"/>
          <w:sz w:val="24"/>
          <w:szCs w:val="24"/>
        </w:rPr>
        <w:t>desarrollados a medidas</w:t>
      </w:r>
      <w:r w:rsidR="00F55B86">
        <w:rPr>
          <w:rFonts w:ascii="Arial" w:hAnsi="Arial" w:cs="Arial"/>
          <w:sz w:val="24"/>
          <w:szCs w:val="24"/>
        </w:rPr>
        <w:t>,</w:t>
      </w:r>
      <w:r w:rsidR="00954207">
        <w:rPr>
          <w:rFonts w:ascii="Arial" w:hAnsi="Arial" w:cs="Arial"/>
          <w:sz w:val="24"/>
          <w:szCs w:val="24"/>
        </w:rPr>
        <w:t xml:space="preserve"> </w:t>
      </w:r>
      <w:r w:rsidRPr="00E97C76">
        <w:rPr>
          <w:rFonts w:ascii="Arial" w:hAnsi="Arial" w:cs="Arial"/>
          <w:sz w:val="24"/>
          <w:szCs w:val="24"/>
        </w:rPr>
        <w:t>que sea capaz de</w:t>
      </w:r>
      <w:r w:rsidRPr="00B22D4E">
        <w:rPr>
          <w:rFonts w:ascii="Arial" w:hAnsi="Arial" w:cs="Arial"/>
          <w:sz w:val="24"/>
          <w:szCs w:val="24"/>
        </w:rPr>
        <w:t> </w:t>
      </w:r>
      <w:r w:rsidR="00B22D4E" w:rsidRPr="00B22D4E">
        <w:rPr>
          <w:rFonts w:ascii="Arial" w:hAnsi="Arial" w:cs="Arial"/>
          <w:sz w:val="24"/>
          <w:szCs w:val="24"/>
        </w:rPr>
        <w:t xml:space="preserve">suplir todas aquellas necesidades </w:t>
      </w:r>
      <w:r w:rsidR="00954207">
        <w:rPr>
          <w:rFonts w:ascii="Arial" w:hAnsi="Arial" w:cs="Arial"/>
          <w:sz w:val="24"/>
          <w:szCs w:val="24"/>
        </w:rPr>
        <w:t>relacionadas con</w:t>
      </w:r>
      <w:r w:rsidR="002A7D84">
        <w:rPr>
          <w:rFonts w:ascii="Arial" w:hAnsi="Arial" w:cs="Arial"/>
          <w:sz w:val="24"/>
          <w:szCs w:val="24"/>
        </w:rPr>
        <w:t xml:space="preserve"> la parte de la post-entrega de sus proyectos terminados</w:t>
      </w:r>
      <w:r w:rsidR="00B22D4E">
        <w:rPr>
          <w:rFonts w:ascii="Arial" w:hAnsi="Arial" w:cs="Arial"/>
          <w:sz w:val="24"/>
          <w:szCs w:val="24"/>
        </w:rPr>
        <w:t>.</w:t>
      </w:r>
    </w:p>
    <w:p w:rsidR="00B22D4E" w:rsidRPr="00332C3E" w:rsidRDefault="00B22D4E" w:rsidP="00151016">
      <w:pPr>
        <w:spacing w:line="360" w:lineRule="auto"/>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48" w:name="_Toc371885489"/>
      <w:r w:rsidRPr="00332C3E">
        <w:rPr>
          <w:rFonts w:ascii="Arial" w:hAnsi="Arial" w:cs="Arial"/>
          <w:color w:val="auto"/>
          <w:sz w:val="24"/>
          <w:szCs w:val="24"/>
        </w:rPr>
        <w:lastRenderedPageBreak/>
        <w:t>4.3.2</w:t>
      </w:r>
      <w:r w:rsidRPr="00332C3E">
        <w:rPr>
          <w:rFonts w:ascii="Arial" w:hAnsi="Arial" w:cs="Arial"/>
          <w:color w:val="auto"/>
          <w:sz w:val="24"/>
          <w:szCs w:val="24"/>
        </w:rPr>
        <w:tab/>
        <w:t>Análisis del Requerimiento</w:t>
      </w:r>
      <w:bookmarkEnd w:id="48"/>
    </w:p>
    <w:p w:rsidR="00151016" w:rsidRDefault="00151016" w:rsidP="00151016">
      <w:pPr>
        <w:spacing w:line="360" w:lineRule="auto"/>
        <w:jc w:val="both"/>
        <w:rPr>
          <w:rFonts w:ascii="Arial" w:hAnsi="Arial" w:cs="Arial"/>
          <w:sz w:val="24"/>
          <w:szCs w:val="24"/>
        </w:rPr>
      </w:pPr>
    </w:p>
    <w:p w:rsidR="00E85D34" w:rsidRDefault="00E85D34" w:rsidP="00954207">
      <w:pPr>
        <w:spacing w:line="360" w:lineRule="auto"/>
        <w:ind w:firstLine="709"/>
        <w:jc w:val="both"/>
        <w:rPr>
          <w:rFonts w:ascii="Arial" w:hAnsi="Arial" w:cs="Arial"/>
          <w:sz w:val="24"/>
          <w:szCs w:val="24"/>
        </w:rPr>
      </w:pPr>
      <w:r>
        <w:rPr>
          <w:rFonts w:ascii="Arial" w:hAnsi="Arial" w:cs="Arial"/>
          <w:sz w:val="24"/>
          <w:szCs w:val="24"/>
        </w:rPr>
        <w:t xml:space="preserve">Posteriormente al punto </w:t>
      </w:r>
      <w:r w:rsidR="002A7D84">
        <w:rPr>
          <w:rFonts w:ascii="Arial" w:hAnsi="Arial" w:cs="Arial"/>
          <w:sz w:val="24"/>
          <w:szCs w:val="24"/>
        </w:rPr>
        <w:t xml:space="preserve">anterior, </w:t>
      </w:r>
      <w:r w:rsidR="00954207">
        <w:rPr>
          <w:rFonts w:ascii="Arial" w:hAnsi="Arial" w:cs="Arial"/>
          <w:sz w:val="24"/>
          <w:szCs w:val="24"/>
        </w:rPr>
        <w:t>se concluyó que</w:t>
      </w:r>
      <w:r>
        <w:rPr>
          <w:rFonts w:ascii="Arial" w:hAnsi="Arial" w:cs="Arial"/>
          <w:sz w:val="24"/>
          <w:szCs w:val="24"/>
        </w:rPr>
        <w:t xml:space="preserve"> se optará por un sistema robusto que satisfasga todas las necesidades del cliente </w:t>
      </w:r>
      <w:r w:rsidR="00954207">
        <w:rPr>
          <w:rFonts w:ascii="Arial" w:hAnsi="Arial" w:cs="Arial"/>
          <w:sz w:val="24"/>
          <w:szCs w:val="24"/>
        </w:rPr>
        <w:t xml:space="preserve">para </w:t>
      </w:r>
      <w:r>
        <w:rPr>
          <w:rFonts w:ascii="Arial" w:hAnsi="Arial" w:cs="Arial"/>
          <w:sz w:val="24"/>
          <w:szCs w:val="24"/>
        </w:rPr>
        <w:t xml:space="preserve">poder cumplir con el flujo de información </w:t>
      </w:r>
      <w:r w:rsidR="00F55B86">
        <w:rPr>
          <w:rFonts w:ascii="Arial" w:hAnsi="Arial" w:cs="Arial"/>
          <w:sz w:val="24"/>
          <w:szCs w:val="24"/>
        </w:rPr>
        <w:t xml:space="preserve">de </w:t>
      </w:r>
      <w:r w:rsidR="00954207">
        <w:rPr>
          <w:rFonts w:ascii="Arial" w:hAnsi="Arial" w:cs="Arial"/>
          <w:sz w:val="24"/>
          <w:szCs w:val="24"/>
        </w:rPr>
        <w:t xml:space="preserve">las solicitudes, las cuales son solicitudes posteriores a la implementación </w:t>
      </w:r>
      <w:r>
        <w:rPr>
          <w:rFonts w:ascii="Arial" w:hAnsi="Arial" w:cs="Arial"/>
          <w:sz w:val="24"/>
          <w:szCs w:val="24"/>
        </w:rPr>
        <w:t xml:space="preserve">de </w:t>
      </w:r>
      <w:r w:rsidR="00954207">
        <w:rPr>
          <w:rFonts w:ascii="Arial" w:hAnsi="Arial" w:cs="Arial"/>
          <w:sz w:val="24"/>
          <w:szCs w:val="24"/>
        </w:rPr>
        <w:t>sus sistemas, por lo que se debe considerar cubrir lo siguiente:</w:t>
      </w:r>
    </w:p>
    <w:p w:rsidR="00954207" w:rsidRDefault="00954207" w:rsidP="00151016">
      <w:pPr>
        <w:spacing w:line="360" w:lineRule="auto"/>
        <w:jc w:val="both"/>
        <w:rPr>
          <w:rFonts w:ascii="Arial" w:hAnsi="Arial" w:cs="Arial"/>
          <w:sz w:val="24"/>
          <w:szCs w:val="24"/>
        </w:rPr>
      </w:pP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 xml:space="preserve">Se debe entregar el análisis de </w:t>
      </w:r>
      <w:r>
        <w:rPr>
          <w:rFonts w:ascii="Arial" w:hAnsi="Arial" w:cs="Arial"/>
          <w:sz w:val="24"/>
          <w:szCs w:val="24"/>
        </w:rPr>
        <w:t>las solicitudes en base a estadí</w:t>
      </w:r>
      <w:r w:rsidRPr="00954207">
        <w:rPr>
          <w:rFonts w:ascii="Arial" w:hAnsi="Arial" w:cs="Arial"/>
          <w:sz w:val="24"/>
          <w:szCs w:val="24"/>
        </w:rPr>
        <w:t>sticas.</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poder gestionar el flujo de las solicitudes en el tiempo.</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poder gestionar usuarios para el manejo de las solicitudes.</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Debe existir un registro histórico de la gestión de las solicitudes.</w:t>
      </w:r>
    </w:p>
    <w:p w:rsidR="00954207" w:rsidRPr="00954207" w:rsidRDefault="00C479AB" w:rsidP="00954207">
      <w:pPr>
        <w:pStyle w:val="Prrafodelista"/>
        <w:numPr>
          <w:ilvl w:val="0"/>
          <w:numId w:val="28"/>
        </w:numPr>
        <w:spacing w:line="360" w:lineRule="auto"/>
        <w:jc w:val="both"/>
        <w:rPr>
          <w:rFonts w:ascii="Arial" w:hAnsi="Arial" w:cs="Arial"/>
          <w:sz w:val="24"/>
          <w:szCs w:val="24"/>
        </w:rPr>
      </w:pPr>
      <w:r>
        <w:rPr>
          <w:rFonts w:ascii="Arial" w:hAnsi="Arial" w:cs="Arial"/>
          <w:sz w:val="24"/>
          <w:szCs w:val="24"/>
        </w:rPr>
        <w:t>S</w:t>
      </w:r>
      <w:r w:rsidR="00954207">
        <w:rPr>
          <w:rFonts w:ascii="Arial" w:hAnsi="Arial" w:cs="Arial"/>
          <w:sz w:val="24"/>
          <w:szCs w:val="24"/>
        </w:rPr>
        <w:t>e debe notificar vía correo electró</w:t>
      </w:r>
      <w:r w:rsidR="00954207" w:rsidRPr="00954207">
        <w:rPr>
          <w:rFonts w:ascii="Arial" w:hAnsi="Arial" w:cs="Arial"/>
          <w:sz w:val="24"/>
          <w:szCs w:val="24"/>
        </w:rPr>
        <w:t>nico a los interesados sobre el flujo de las solcitudes.</w:t>
      </w:r>
    </w:p>
    <w:p w:rsidR="00E85D34"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centralizar la información en base a los proyectos a los que pertenezcan las solcitides.</w:t>
      </w:r>
    </w:p>
    <w:p w:rsidR="00954207" w:rsidRPr="00954207" w:rsidRDefault="00954207" w:rsidP="00954207">
      <w:pPr>
        <w:pStyle w:val="Prrafodelista"/>
        <w:spacing w:line="360" w:lineRule="auto"/>
        <w:jc w:val="both"/>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4.3.2.1 Requisitos Funcionales</w:t>
      </w:r>
    </w:p>
    <w:p w:rsidR="00151016" w:rsidRDefault="00151016" w:rsidP="00151016">
      <w:pPr>
        <w:spacing w:line="360" w:lineRule="auto"/>
        <w:jc w:val="both"/>
        <w:rPr>
          <w:rFonts w:ascii="Arial" w:hAnsi="Arial" w:cs="Arial"/>
          <w:sz w:val="24"/>
          <w:szCs w:val="24"/>
        </w:rPr>
      </w:pPr>
    </w:p>
    <w:p w:rsidR="00DF713C" w:rsidRDefault="00DF713C" w:rsidP="00DF713C">
      <w:pPr>
        <w:spacing w:line="360" w:lineRule="auto"/>
        <w:ind w:firstLine="720"/>
        <w:jc w:val="both"/>
        <w:rPr>
          <w:rFonts w:ascii="Arial" w:hAnsi="Arial" w:cs="Arial"/>
          <w:sz w:val="24"/>
          <w:szCs w:val="24"/>
        </w:rPr>
      </w:pPr>
      <w:r>
        <w:rPr>
          <w:rFonts w:ascii="Arial" w:hAnsi="Arial" w:cs="Arial"/>
          <w:sz w:val="24"/>
          <w:szCs w:val="24"/>
        </w:rPr>
        <w:t>Este sistema cumplirá una gama de requisitos funcionales los cuales se detallarán a continuación:</w:t>
      </w:r>
    </w:p>
    <w:p w:rsidR="00DF713C" w:rsidRDefault="00DF713C" w:rsidP="00151016">
      <w:pPr>
        <w:spacing w:line="360" w:lineRule="auto"/>
        <w:jc w:val="both"/>
        <w:rPr>
          <w:rFonts w:ascii="Arial" w:hAnsi="Arial" w:cs="Arial"/>
          <w:sz w:val="24"/>
          <w:szCs w:val="24"/>
        </w:rPr>
      </w:pPr>
    </w:p>
    <w:p w:rsidR="0043128C" w:rsidRDefault="0043128C" w:rsidP="00151016">
      <w:pPr>
        <w:spacing w:line="360" w:lineRule="auto"/>
        <w:jc w:val="both"/>
        <w:rPr>
          <w:rFonts w:ascii="Arial" w:hAnsi="Arial" w:cs="Arial"/>
          <w:sz w:val="24"/>
          <w:szCs w:val="24"/>
        </w:rPr>
      </w:pPr>
      <w:r w:rsidRPr="00C479AB">
        <w:rPr>
          <w:rFonts w:ascii="Arial" w:hAnsi="Arial" w:cs="Arial"/>
          <w:b/>
          <w:sz w:val="24"/>
          <w:szCs w:val="24"/>
        </w:rPr>
        <w:t>REQ-F-01</w:t>
      </w:r>
      <w:r>
        <w:rPr>
          <w:rFonts w:ascii="Arial" w:hAnsi="Arial" w:cs="Arial"/>
          <w:sz w:val="24"/>
          <w:szCs w:val="24"/>
        </w:rPr>
        <w:t>: G</w:t>
      </w:r>
      <w:r w:rsidR="00C479AB">
        <w:rPr>
          <w:rFonts w:ascii="Arial" w:hAnsi="Arial" w:cs="Arial"/>
          <w:sz w:val="24"/>
          <w:szCs w:val="24"/>
        </w:rPr>
        <w:t>estió</w:t>
      </w:r>
      <w:r>
        <w:rPr>
          <w:rFonts w:ascii="Arial" w:hAnsi="Arial" w:cs="Arial"/>
          <w:sz w:val="24"/>
          <w:szCs w:val="24"/>
        </w:rPr>
        <w:t>n de Proyectos</w:t>
      </w:r>
    </w:p>
    <w:p w:rsidR="00DF713C" w:rsidRDefault="0043128C" w:rsidP="00DF713C">
      <w:pPr>
        <w:spacing w:line="360" w:lineRule="auto"/>
        <w:ind w:firstLine="720"/>
        <w:jc w:val="both"/>
        <w:rPr>
          <w:rFonts w:ascii="Arial" w:hAnsi="Arial" w:cs="Arial"/>
          <w:sz w:val="24"/>
          <w:szCs w:val="24"/>
        </w:rPr>
      </w:pPr>
      <w:r>
        <w:rPr>
          <w:rFonts w:ascii="Arial" w:hAnsi="Arial" w:cs="Arial"/>
          <w:sz w:val="24"/>
          <w:szCs w:val="24"/>
        </w:rPr>
        <w:t>Se debe poder cr</w:t>
      </w:r>
      <w:r w:rsidR="00C479AB">
        <w:rPr>
          <w:rFonts w:ascii="Arial" w:hAnsi="Arial" w:cs="Arial"/>
          <w:sz w:val="24"/>
          <w:szCs w:val="24"/>
        </w:rPr>
        <w:t>ear proyectos, los cuales estará</w:t>
      </w:r>
      <w:r>
        <w:rPr>
          <w:rFonts w:ascii="Arial" w:hAnsi="Arial" w:cs="Arial"/>
          <w:sz w:val="24"/>
          <w:szCs w:val="24"/>
        </w:rPr>
        <w:t xml:space="preserve">n asociados a los clientes que posea la empresa. Los proyectos se deben listar en una interfaz de búsqueda en la cual se </w:t>
      </w:r>
      <w:r>
        <w:rPr>
          <w:rFonts w:ascii="Arial" w:hAnsi="Arial" w:cs="Arial"/>
          <w:sz w:val="24"/>
          <w:szCs w:val="24"/>
        </w:rPr>
        <w:lastRenderedPageBreak/>
        <w:t>pueda visualizar la información m</w:t>
      </w:r>
      <w:r w:rsidR="00C479AB">
        <w:rPr>
          <w:rFonts w:ascii="Arial" w:hAnsi="Arial" w:cs="Arial"/>
          <w:sz w:val="24"/>
          <w:szCs w:val="24"/>
        </w:rPr>
        <w:t>ás relevante de é</w:t>
      </w:r>
      <w:r>
        <w:rPr>
          <w:rFonts w:ascii="Arial" w:hAnsi="Arial" w:cs="Arial"/>
          <w:sz w:val="24"/>
          <w:szCs w:val="24"/>
        </w:rPr>
        <w:t xml:space="preserve">stos, y se debe poder realizar búsquedas </w:t>
      </w:r>
      <w:r w:rsidR="00C479AB">
        <w:rPr>
          <w:rFonts w:ascii="Arial" w:hAnsi="Arial" w:cs="Arial"/>
          <w:sz w:val="24"/>
          <w:szCs w:val="24"/>
        </w:rPr>
        <w:t>con filtros bá</w:t>
      </w:r>
      <w:r>
        <w:rPr>
          <w:rFonts w:ascii="Arial" w:hAnsi="Arial" w:cs="Arial"/>
          <w:sz w:val="24"/>
          <w:szCs w:val="24"/>
        </w:rPr>
        <w:t>sicos y tamb</w:t>
      </w:r>
      <w:r w:rsidR="00C479AB">
        <w:rPr>
          <w:rFonts w:ascii="Arial" w:hAnsi="Arial" w:cs="Arial"/>
          <w:sz w:val="24"/>
          <w:szCs w:val="24"/>
        </w:rPr>
        <w:t>ién</w:t>
      </w:r>
      <w:r>
        <w:rPr>
          <w:rFonts w:ascii="Arial" w:hAnsi="Arial" w:cs="Arial"/>
          <w:sz w:val="24"/>
          <w:szCs w:val="24"/>
        </w:rPr>
        <w:t xml:space="preserve"> avanzados.</w:t>
      </w:r>
    </w:p>
    <w:p w:rsidR="0043128C" w:rsidRDefault="0043128C" w:rsidP="00151016">
      <w:pPr>
        <w:spacing w:line="360" w:lineRule="auto"/>
        <w:jc w:val="both"/>
        <w:rPr>
          <w:rFonts w:ascii="Arial" w:hAnsi="Arial" w:cs="Arial"/>
          <w:sz w:val="24"/>
          <w:szCs w:val="24"/>
        </w:rPr>
      </w:pPr>
    </w:p>
    <w:p w:rsidR="0043128C" w:rsidRDefault="0043128C" w:rsidP="00151016">
      <w:pPr>
        <w:spacing w:line="360" w:lineRule="auto"/>
        <w:jc w:val="both"/>
        <w:rPr>
          <w:rFonts w:ascii="Arial" w:hAnsi="Arial" w:cs="Arial"/>
          <w:sz w:val="24"/>
          <w:szCs w:val="24"/>
        </w:rPr>
      </w:pPr>
      <w:r w:rsidRPr="00C479AB">
        <w:rPr>
          <w:rFonts w:ascii="Arial" w:hAnsi="Arial" w:cs="Arial"/>
          <w:b/>
          <w:sz w:val="24"/>
          <w:szCs w:val="24"/>
        </w:rPr>
        <w:t>REQ-F-02</w:t>
      </w:r>
      <w:r>
        <w:rPr>
          <w:rFonts w:ascii="Arial" w:hAnsi="Arial" w:cs="Arial"/>
          <w:sz w:val="24"/>
          <w:szCs w:val="24"/>
        </w:rPr>
        <w:t>: G</w:t>
      </w:r>
      <w:r w:rsidR="00C479AB">
        <w:rPr>
          <w:rFonts w:ascii="Arial" w:hAnsi="Arial" w:cs="Arial"/>
          <w:sz w:val="24"/>
          <w:szCs w:val="24"/>
        </w:rPr>
        <w:t>estió</w:t>
      </w:r>
      <w:r>
        <w:rPr>
          <w:rFonts w:ascii="Arial" w:hAnsi="Arial" w:cs="Arial"/>
          <w:sz w:val="24"/>
          <w:szCs w:val="24"/>
        </w:rPr>
        <w:t>n de Solicitudes</w:t>
      </w:r>
    </w:p>
    <w:p w:rsidR="0043128C" w:rsidRDefault="0043128C" w:rsidP="00151016">
      <w:pPr>
        <w:spacing w:line="360" w:lineRule="auto"/>
        <w:jc w:val="both"/>
        <w:rPr>
          <w:rFonts w:ascii="Arial" w:hAnsi="Arial" w:cs="Arial"/>
          <w:sz w:val="24"/>
          <w:szCs w:val="24"/>
        </w:rPr>
      </w:pPr>
      <w:r>
        <w:rPr>
          <w:rFonts w:ascii="Arial" w:hAnsi="Arial" w:cs="Arial"/>
          <w:sz w:val="24"/>
          <w:szCs w:val="24"/>
        </w:rPr>
        <w:tab/>
        <w:t>Se debe poder crear solicitudes, seleccionando un tipo, y un proyecto al cual pertenezcan. La solicitud debe quedar asignada siempre a un usuario durante su ciclo de vida. Los usuarios podrán avanzar la solicitud en el tiempo cambiando su estado, agregando observaciones, y agregando documentos.</w:t>
      </w:r>
    </w:p>
    <w:p w:rsidR="0043128C" w:rsidRDefault="0043128C" w:rsidP="00151016">
      <w:pPr>
        <w:spacing w:line="360" w:lineRule="auto"/>
        <w:jc w:val="both"/>
        <w:rPr>
          <w:rFonts w:ascii="Arial" w:hAnsi="Arial" w:cs="Arial"/>
          <w:sz w:val="24"/>
          <w:szCs w:val="24"/>
        </w:rPr>
      </w:pPr>
    </w:p>
    <w:p w:rsidR="0043128C" w:rsidRDefault="00DF713C" w:rsidP="00151016">
      <w:pPr>
        <w:spacing w:line="360" w:lineRule="auto"/>
        <w:jc w:val="both"/>
        <w:rPr>
          <w:rFonts w:ascii="Arial" w:hAnsi="Arial" w:cs="Arial"/>
          <w:sz w:val="24"/>
          <w:szCs w:val="24"/>
        </w:rPr>
      </w:pPr>
      <w:r w:rsidRPr="007452FD">
        <w:rPr>
          <w:rFonts w:ascii="Arial" w:hAnsi="Arial" w:cs="Arial"/>
          <w:b/>
          <w:sz w:val="24"/>
          <w:szCs w:val="24"/>
        </w:rPr>
        <w:t>REQ-F-</w:t>
      </w:r>
      <w:r w:rsidR="0043128C" w:rsidRPr="007452FD">
        <w:rPr>
          <w:rFonts w:ascii="Arial" w:hAnsi="Arial" w:cs="Arial"/>
          <w:b/>
          <w:sz w:val="24"/>
          <w:szCs w:val="24"/>
        </w:rPr>
        <w:t>03</w:t>
      </w:r>
      <w:r>
        <w:rPr>
          <w:rFonts w:ascii="Arial" w:hAnsi="Arial" w:cs="Arial"/>
          <w:sz w:val="24"/>
          <w:szCs w:val="24"/>
        </w:rPr>
        <w:t>:</w:t>
      </w:r>
      <w:r w:rsidR="0043128C">
        <w:rPr>
          <w:rFonts w:ascii="Arial" w:hAnsi="Arial" w:cs="Arial"/>
          <w:sz w:val="24"/>
          <w:szCs w:val="24"/>
        </w:rPr>
        <w:t xml:space="preserve"> G</w:t>
      </w:r>
      <w:r w:rsidR="007452FD">
        <w:rPr>
          <w:rFonts w:ascii="Arial" w:hAnsi="Arial" w:cs="Arial"/>
          <w:sz w:val="24"/>
          <w:szCs w:val="24"/>
        </w:rPr>
        <w:t>estió</w:t>
      </w:r>
      <w:r w:rsidR="0043128C">
        <w:rPr>
          <w:rFonts w:ascii="Arial" w:hAnsi="Arial" w:cs="Arial"/>
          <w:sz w:val="24"/>
          <w:szCs w:val="24"/>
        </w:rPr>
        <w:t>n de Usuarios</w:t>
      </w:r>
    </w:p>
    <w:p w:rsidR="0043128C" w:rsidRDefault="0043128C" w:rsidP="00151016">
      <w:pPr>
        <w:spacing w:line="360" w:lineRule="auto"/>
        <w:jc w:val="both"/>
        <w:rPr>
          <w:rFonts w:ascii="Arial" w:hAnsi="Arial" w:cs="Arial"/>
          <w:sz w:val="24"/>
          <w:szCs w:val="24"/>
        </w:rPr>
      </w:pPr>
      <w:r>
        <w:rPr>
          <w:rFonts w:ascii="Arial" w:hAnsi="Arial" w:cs="Arial"/>
          <w:sz w:val="24"/>
          <w:szCs w:val="24"/>
        </w:rPr>
        <w:tab/>
        <w:t>Se debe poder c</w:t>
      </w:r>
      <w:r w:rsidR="007452FD">
        <w:rPr>
          <w:rFonts w:ascii="Arial" w:hAnsi="Arial" w:cs="Arial"/>
          <w:sz w:val="24"/>
          <w:szCs w:val="24"/>
        </w:rPr>
        <w:t>rear usuarios, los cuales tendrá</w:t>
      </w:r>
      <w:r>
        <w:rPr>
          <w:rFonts w:ascii="Arial" w:hAnsi="Arial" w:cs="Arial"/>
          <w:sz w:val="24"/>
          <w:szCs w:val="24"/>
        </w:rPr>
        <w:t xml:space="preserve">n acceso al sistema mediante una </w:t>
      </w:r>
      <w:r w:rsidR="007452FD">
        <w:rPr>
          <w:rFonts w:ascii="Arial" w:hAnsi="Arial" w:cs="Arial"/>
          <w:sz w:val="24"/>
          <w:szCs w:val="24"/>
        </w:rPr>
        <w:t>pantalla de login, y éstos podrá</w:t>
      </w:r>
      <w:r>
        <w:rPr>
          <w:rFonts w:ascii="Arial" w:hAnsi="Arial" w:cs="Arial"/>
          <w:sz w:val="24"/>
          <w:szCs w:val="24"/>
        </w:rPr>
        <w:t>n tener asignado uno o más perfiles de los existentes, perfiles los cuales de</w:t>
      </w:r>
      <w:r w:rsidR="007452FD">
        <w:rPr>
          <w:rFonts w:ascii="Arial" w:hAnsi="Arial" w:cs="Arial"/>
          <w:sz w:val="24"/>
          <w:szCs w:val="24"/>
        </w:rPr>
        <w:t>terminan a que interfaces tendrá</w:t>
      </w:r>
      <w:r>
        <w:rPr>
          <w:rFonts w:ascii="Arial" w:hAnsi="Arial" w:cs="Arial"/>
          <w:sz w:val="24"/>
          <w:szCs w:val="24"/>
        </w:rPr>
        <w:t>n acceso y cuales no.</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REQ-F-04</w:t>
      </w:r>
      <w:r>
        <w:rPr>
          <w:rFonts w:ascii="Arial" w:hAnsi="Arial" w:cs="Arial"/>
          <w:sz w:val="24"/>
          <w:szCs w:val="24"/>
        </w:rPr>
        <w:t>: Alertas</w:t>
      </w:r>
    </w:p>
    <w:p w:rsidR="00DF713C" w:rsidRDefault="00DF713C" w:rsidP="00151016">
      <w:pPr>
        <w:spacing w:line="360" w:lineRule="auto"/>
        <w:jc w:val="both"/>
        <w:rPr>
          <w:rFonts w:ascii="Arial" w:hAnsi="Arial" w:cs="Arial"/>
          <w:sz w:val="24"/>
          <w:szCs w:val="24"/>
        </w:rPr>
      </w:pPr>
      <w:r>
        <w:rPr>
          <w:rFonts w:ascii="Arial" w:hAnsi="Arial" w:cs="Arial"/>
          <w:sz w:val="24"/>
          <w:szCs w:val="24"/>
        </w:rPr>
        <w:tab/>
      </w:r>
      <w:r w:rsidR="007452FD">
        <w:rPr>
          <w:rFonts w:ascii="Arial" w:hAnsi="Arial" w:cs="Arial"/>
          <w:sz w:val="24"/>
          <w:szCs w:val="24"/>
        </w:rPr>
        <w:t>Se debe envíar correos electró</w:t>
      </w:r>
      <w:r>
        <w:rPr>
          <w:rFonts w:ascii="Arial" w:hAnsi="Arial" w:cs="Arial"/>
          <w:sz w:val="24"/>
          <w:szCs w:val="24"/>
        </w:rPr>
        <w:t xml:space="preserve">nicos informando el cambio de estado de las solicitudes </w:t>
      </w:r>
      <w:r w:rsidR="007452FD">
        <w:rPr>
          <w:rFonts w:ascii="Arial" w:hAnsi="Arial" w:cs="Arial"/>
          <w:sz w:val="24"/>
          <w:szCs w:val="24"/>
        </w:rPr>
        <w:t>a los usuarios involucrados en é</w:t>
      </w:r>
      <w:r>
        <w:rPr>
          <w:rFonts w:ascii="Arial" w:hAnsi="Arial" w:cs="Arial"/>
          <w:sz w:val="24"/>
          <w:szCs w:val="24"/>
        </w:rPr>
        <w:t xml:space="preserve">sta. </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REQ-F-05</w:t>
      </w:r>
      <w:r w:rsidR="007452FD">
        <w:rPr>
          <w:rFonts w:ascii="Arial" w:hAnsi="Arial" w:cs="Arial"/>
          <w:sz w:val="24"/>
          <w:szCs w:val="24"/>
        </w:rPr>
        <w:t>: Estadí</w:t>
      </w:r>
      <w:r>
        <w:rPr>
          <w:rFonts w:ascii="Arial" w:hAnsi="Arial" w:cs="Arial"/>
          <w:sz w:val="24"/>
          <w:szCs w:val="24"/>
        </w:rPr>
        <w:t>sticas</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poder visualizar la información d</w:t>
      </w:r>
      <w:r w:rsidR="007452FD">
        <w:rPr>
          <w:rFonts w:ascii="Arial" w:hAnsi="Arial" w:cs="Arial"/>
          <w:sz w:val="24"/>
          <w:szCs w:val="24"/>
        </w:rPr>
        <w:t>e los proyectos de manera estadí</w:t>
      </w:r>
      <w:r>
        <w:rPr>
          <w:rFonts w:ascii="Arial" w:hAnsi="Arial" w:cs="Arial"/>
          <w:sz w:val="24"/>
          <w:szCs w:val="24"/>
        </w:rPr>
        <w:t>stica respecto a sus solicitude</w:t>
      </w:r>
      <w:r w:rsidR="007452FD">
        <w:rPr>
          <w:rFonts w:ascii="Arial" w:hAnsi="Arial" w:cs="Arial"/>
          <w:sz w:val="24"/>
          <w:szCs w:val="24"/>
        </w:rPr>
        <w:t>s, para lo cual se contabilizará</w:t>
      </w:r>
      <w:r>
        <w:rPr>
          <w:rFonts w:ascii="Arial" w:hAnsi="Arial" w:cs="Arial"/>
          <w:sz w:val="24"/>
          <w:szCs w:val="24"/>
        </w:rPr>
        <w:t>n las cantidades de solicitudes y su estado para ciertos periodos de tiempo.</w:t>
      </w:r>
    </w:p>
    <w:p w:rsidR="00DF713C" w:rsidRDefault="00DF713C" w:rsidP="00151016">
      <w:pPr>
        <w:spacing w:line="360" w:lineRule="auto"/>
        <w:jc w:val="both"/>
        <w:rPr>
          <w:rFonts w:ascii="Arial" w:hAnsi="Arial" w:cs="Arial"/>
          <w:sz w:val="24"/>
          <w:szCs w:val="24"/>
        </w:rPr>
      </w:pPr>
    </w:p>
    <w:p w:rsidR="0043128C" w:rsidRPr="00DF713C" w:rsidRDefault="00DF713C" w:rsidP="00DF713C">
      <w:pPr>
        <w:tabs>
          <w:tab w:val="right" w:pos="8080"/>
        </w:tabs>
        <w:spacing w:line="360" w:lineRule="auto"/>
        <w:jc w:val="both"/>
        <w:rPr>
          <w:rFonts w:ascii="Arial" w:hAnsi="Arial" w:cs="Arial"/>
          <w:sz w:val="24"/>
        </w:rPr>
      </w:pPr>
      <w:r w:rsidRPr="007452FD">
        <w:rPr>
          <w:rFonts w:ascii="Arial" w:hAnsi="Arial" w:cs="Arial"/>
          <w:b/>
          <w:sz w:val="24"/>
        </w:rPr>
        <w:lastRenderedPageBreak/>
        <w:t>REQ-F-06</w:t>
      </w:r>
      <w:r w:rsidRPr="00DF713C">
        <w:rPr>
          <w:rFonts w:ascii="Arial" w:hAnsi="Arial" w:cs="Arial"/>
          <w:sz w:val="24"/>
        </w:rPr>
        <w:t>: G</w:t>
      </w:r>
      <w:r w:rsidR="007452FD">
        <w:rPr>
          <w:rFonts w:ascii="Arial" w:hAnsi="Arial" w:cs="Arial"/>
          <w:sz w:val="24"/>
        </w:rPr>
        <w:t>estió</w:t>
      </w:r>
      <w:r w:rsidRPr="00DF713C">
        <w:rPr>
          <w:rFonts w:ascii="Arial" w:hAnsi="Arial" w:cs="Arial"/>
          <w:sz w:val="24"/>
        </w:rPr>
        <w:t>n de Clientes</w:t>
      </w:r>
    </w:p>
    <w:p w:rsidR="0043128C" w:rsidRDefault="00DF713C" w:rsidP="00151016">
      <w:pPr>
        <w:spacing w:line="360" w:lineRule="auto"/>
        <w:jc w:val="both"/>
        <w:rPr>
          <w:rFonts w:ascii="Arial" w:hAnsi="Arial" w:cs="Arial"/>
          <w:sz w:val="24"/>
          <w:szCs w:val="24"/>
        </w:rPr>
      </w:pPr>
      <w:r>
        <w:rPr>
          <w:rFonts w:ascii="Arial" w:hAnsi="Arial" w:cs="Arial"/>
          <w:sz w:val="24"/>
          <w:szCs w:val="24"/>
        </w:rPr>
        <w:tab/>
        <w:t xml:space="preserve">Se debe poder crear Clientes, los cuales </w:t>
      </w:r>
      <w:r w:rsidR="007452FD">
        <w:rPr>
          <w:rFonts w:ascii="Arial" w:hAnsi="Arial" w:cs="Arial"/>
          <w:sz w:val="24"/>
          <w:szCs w:val="24"/>
        </w:rPr>
        <w:t>será</w:t>
      </w:r>
      <w:r>
        <w:rPr>
          <w:rFonts w:ascii="Arial" w:hAnsi="Arial" w:cs="Arial"/>
          <w:sz w:val="24"/>
          <w:szCs w:val="24"/>
        </w:rPr>
        <w:t>n quienes tengan</w:t>
      </w:r>
      <w:r w:rsidR="007452FD">
        <w:rPr>
          <w:rFonts w:ascii="Arial" w:hAnsi="Arial" w:cs="Arial"/>
          <w:sz w:val="24"/>
          <w:szCs w:val="24"/>
        </w:rPr>
        <w:t xml:space="preserve"> proyectos asociados y se deberá</w:t>
      </w:r>
      <w:r>
        <w:rPr>
          <w:rFonts w:ascii="Arial" w:hAnsi="Arial" w:cs="Arial"/>
          <w:sz w:val="24"/>
          <w:szCs w:val="24"/>
        </w:rPr>
        <w:t>n listar en los filtros de búsqueda relacionados.</w:t>
      </w:r>
    </w:p>
    <w:p w:rsidR="002A7D84" w:rsidRDefault="002A7D84" w:rsidP="00151016">
      <w:pPr>
        <w:spacing w:line="360" w:lineRule="auto"/>
        <w:jc w:val="both"/>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4.3.2.2 Requisitos No Funcionales</w:t>
      </w:r>
    </w:p>
    <w:p w:rsidR="00DF713C" w:rsidRDefault="00DF713C" w:rsidP="00DF713C">
      <w:pPr>
        <w:spacing w:line="360" w:lineRule="auto"/>
        <w:ind w:firstLine="720"/>
        <w:jc w:val="both"/>
        <w:rPr>
          <w:rFonts w:ascii="Arial" w:hAnsi="Arial" w:cs="Arial"/>
          <w:sz w:val="24"/>
          <w:szCs w:val="24"/>
        </w:rPr>
      </w:pPr>
    </w:p>
    <w:p w:rsidR="00DF713C" w:rsidRDefault="00DF713C" w:rsidP="00DF713C">
      <w:pPr>
        <w:spacing w:line="360" w:lineRule="auto"/>
        <w:ind w:firstLine="720"/>
        <w:jc w:val="both"/>
        <w:rPr>
          <w:rFonts w:ascii="Arial" w:hAnsi="Arial" w:cs="Arial"/>
          <w:sz w:val="24"/>
          <w:szCs w:val="24"/>
        </w:rPr>
      </w:pPr>
      <w:r>
        <w:rPr>
          <w:rFonts w:ascii="Arial" w:hAnsi="Arial" w:cs="Arial"/>
          <w:sz w:val="24"/>
          <w:szCs w:val="24"/>
        </w:rPr>
        <w:t>Este sistema cumplirá una gama de requisitos no funcionales los cuales se detallarán a continuación:</w:t>
      </w:r>
    </w:p>
    <w:p w:rsidR="00DF713C" w:rsidRDefault="00DF713C" w:rsidP="00DF713C">
      <w:pPr>
        <w:spacing w:line="360" w:lineRule="auto"/>
        <w:ind w:firstLine="720"/>
        <w:jc w:val="both"/>
        <w:rPr>
          <w:rFonts w:ascii="Arial" w:hAnsi="Arial" w:cs="Arial"/>
          <w:sz w:val="24"/>
          <w:szCs w:val="24"/>
        </w:rPr>
      </w:pPr>
    </w:p>
    <w:p w:rsidR="00151016" w:rsidRDefault="00DF713C" w:rsidP="00151016">
      <w:pPr>
        <w:spacing w:line="360" w:lineRule="auto"/>
        <w:jc w:val="both"/>
        <w:rPr>
          <w:rFonts w:ascii="Arial" w:hAnsi="Arial" w:cs="Arial"/>
          <w:sz w:val="24"/>
          <w:szCs w:val="24"/>
        </w:rPr>
      </w:pPr>
      <w:r w:rsidRPr="007452FD">
        <w:rPr>
          <w:rFonts w:ascii="Arial" w:hAnsi="Arial" w:cs="Arial"/>
          <w:b/>
          <w:sz w:val="24"/>
          <w:szCs w:val="24"/>
        </w:rPr>
        <w:t>REQ-NF-01</w:t>
      </w:r>
      <w:r>
        <w:rPr>
          <w:rFonts w:ascii="Arial" w:hAnsi="Arial" w:cs="Arial"/>
          <w:sz w:val="24"/>
          <w:szCs w:val="24"/>
        </w:rPr>
        <w:t>: Carga de datos inicial</w:t>
      </w:r>
    </w:p>
    <w:p w:rsidR="00DF713C" w:rsidRDefault="00DF713C" w:rsidP="00DF713C">
      <w:pPr>
        <w:tabs>
          <w:tab w:val="right" w:pos="8080"/>
        </w:tabs>
        <w:spacing w:line="360" w:lineRule="auto"/>
        <w:ind w:firstLine="709"/>
        <w:jc w:val="both"/>
        <w:rPr>
          <w:rFonts w:ascii="Arial" w:hAnsi="Arial" w:cs="Arial"/>
          <w:sz w:val="24"/>
        </w:rPr>
      </w:pPr>
      <w:r>
        <w:rPr>
          <w:rFonts w:ascii="Arial" w:hAnsi="Arial" w:cs="Arial"/>
          <w:sz w:val="24"/>
        </w:rPr>
        <w:tab/>
      </w:r>
      <w:r w:rsidRPr="00DF713C">
        <w:rPr>
          <w:rFonts w:ascii="Arial" w:hAnsi="Arial" w:cs="Arial"/>
          <w:sz w:val="24"/>
        </w:rPr>
        <w:t>Se debe realizar una carga de datos inicial antes de poner en marcha el sistema, para tener configurado los perfiles y el acceso a las inte</w:t>
      </w:r>
      <w:r>
        <w:rPr>
          <w:rFonts w:ascii="Arial" w:hAnsi="Arial" w:cs="Arial"/>
          <w:sz w:val="24"/>
        </w:rPr>
        <w:t>rfaces correspondientes. A</w:t>
      </w:r>
      <w:r w:rsidR="007452FD">
        <w:rPr>
          <w:rFonts w:ascii="Arial" w:hAnsi="Arial" w:cs="Arial"/>
          <w:sz w:val="24"/>
        </w:rPr>
        <w:t>demás</w:t>
      </w:r>
      <w:r>
        <w:rPr>
          <w:rFonts w:ascii="Arial" w:hAnsi="Arial" w:cs="Arial"/>
          <w:sz w:val="24"/>
        </w:rPr>
        <w:t xml:space="preserve"> se debe crear un super usuario que tenga asociado todos los perfiles.</w:t>
      </w:r>
    </w:p>
    <w:p w:rsidR="00DF713C" w:rsidRPr="00DF713C" w:rsidRDefault="00DF713C" w:rsidP="00DF713C">
      <w:pPr>
        <w:tabs>
          <w:tab w:val="right" w:pos="8080"/>
        </w:tabs>
        <w:spacing w:line="360" w:lineRule="auto"/>
        <w:ind w:firstLine="709"/>
        <w:jc w:val="both"/>
        <w:rPr>
          <w:rFonts w:ascii="Arial" w:hAnsi="Arial" w:cs="Arial"/>
          <w:sz w:val="24"/>
        </w:rPr>
      </w:pPr>
    </w:p>
    <w:p w:rsidR="0043128C" w:rsidRDefault="00DF713C" w:rsidP="00DF713C">
      <w:pPr>
        <w:spacing w:line="360" w:lineRule="auto"/>
        <w:jc w:val="both"/>
        <w:rPr>
          <w:rFonts w:ascii="Arial" w:hAnsi="Arial" w:cs="Arial"/>
          <w:sz w:val="24"/>
        </w:rPr>
      </w:pPr>
      <w:r w:rsidRPr="007452FD">
        <w:rPr>
          <w:rFonts w:ascii="Arial" w:hAnsi="Arial" w:cs="Arial"/>
          <w:b/>
          <w:sz w:val="24"/>
        </w:rPr>
        <w:t>REQ-NF-02</w:t>
      </w:r>
      <w:r>
        <w:rPr>
          <w:rFonts w:ascii="Arial" w:hAnsi="Arial" w:cs="Arial"/>
          <w:sz w:val="24"/>
        </w:rPr>
        <w:t>: Registro de estad</w:t>
      </w:r>
      <w:r w:rsidR="007452FD">
        <w:rPr>
          <w:rFonts w:ascii="Arial" w:hAnsi="Arial" w:cs="Arial"/>
          <w:sz w:val="24"/>
        </w:rPr>
        <w:t>í</w:t>
      </w:r>
      <w:r>
        <w:rPr>
          <w:rFonts w:ascii="Arial" w:hAnsi="Arial" w:cs="Arial"/>
          <w:sz w:val="24"/>
        </w:rPr>
        <w:t>sticas</w:t>
      </w:r>
    </w:p>
    <w:p w:rsidR="00DF713C" w:rsidRDefault="00DF713C" w:rsidP="00DF713C">
      <w:pPr>
        <w:spacing w:line="360" w:lineRule="auto"/>
        <w:jc w:val="both"/>
        <w:rPr>
          <w:rFonts w:ascii="Arial" w:hAnsi="Arial" w:cs="Arial"/>
          <w:sz w:val="24"/>
        </w:rPr>
      </w:pPr>
      <w:r>
        <w:rPr>
          <w:rFonts w:ascii="Arial" w:hAnsi="Arial" w:cs="Arial"/>
          <w:sz w:val="24"/>
        </w:rPr>
        <w:tab/>
        <w:t>Se debe crear un proceso almacenado que tenga una periodicidad acorde a la informaci</w:t>
      </w:r>
      <w:r w:rsidR="007452FD">
        <w:rPr>
          <w:rFonts w:ascii="Arial" w:hAnsi="Arial" w:cs="Arial"/>
          <w:sz w:val="24"/>
        </w:rPr>
        <w:t>ón estadística que se guardará</w:t>
      </w:r>
      <w:r>
        <w:rPr>
          <w:rFonts w:ascii="Arial" w:hAnsi="Arial" w:cs="Arial"/>
          <w:sz w:val="24"/>
        </w:rPr>
        <w:t xml:space="preserve"> de las solicitudes de los proyectos.</w:t>
      </w:r>
    </w:p>
    <w:p w:rsidR="0043128C" w:rsidRDefault="0043128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REQ-NF-03</w:t>
      </w:r>
      <w:r>
        <w:rPr>
          <w:rFonts w:ascii="Arial" w:hAnsi="Arial" w:cs="Arial"/>
          <w:sz w:val="24"/>
          <w:szCs w:val="24"/>
        </w:rPr>
        <w:t>: Usabilidad</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considerar la usabilidad de las interfaces del sistema, de manera que sean de facil manejo y amigables.</w:t>
      </w:r>
    </w:p>
    <w:p w:rsidR="0043128C" w:rsidRDefault="0043128C" w:rsidP="00151016">
      <w:pPr>
        <w:spacing w:line="360" w:lineRule="auto"/>
        <w:jc w:val="both"/>
        <w:rPr>
          <w:rFonts w:ascii="Arial" w:hAnsi="Arial" w:cs="Arial"/>
          <w:sz w:val="24"/>
          <w:szCs w:val="24"/>
        </w:rPr>
      </w:pPr>
    </w:p>
    <w:p w:rsidR="002A7D84" w:rsidRDefault="00DF713C" w:rsidP="00151016">
      <w:pPr>
        <w:spacing w:line="360" w:lineRule="auto"/>
        <w:jc w:val="both"/>
        <w:rPr>
          <w:rFonts w:ascii="Arial" w:hAnsi="Arial" w:cs="Arial"/>
          <w:sz w:val="24"/>
          <w:szCs w:val="24"/>
        </w:rPr>
      </w:pPr>
      <w:r w:rsidRPr="007452FD">
        <w:rPr>
          <w:rFonts w:ascii="Arial" w:hAnsi="Arial" w:cs="Arial"/>
          <w:b/>
          <w:sz w:val="24"/>
          <w:szCs w:val="24"/>
        </w:rPr>
        <w:lastRenderedPageBreak/>
        <w:t>REQ-NF-04</w:t>
      </w:r>
      <w:r>
        <w:rPr>
          <w:rFonts w:ascii="Arial" w:hAnsi="Arial" w:cs="Arial"/>
          <w:sz w:val="24"/>
          <w:szCs w:val="24"/>
        </w:rPr>
        <w:t>: Seguridad</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contemplar que para acceder al sistema se e</w:t>
      </w:r>
      <w:r w:rsidR="007452FD">
        <w:rPr>
          <w:rFonts w:ascii="Arial" w:hAnsi="Arial" w:cs="Arial"/>
          <w:sz w:val="24"/>
          <w:szCs w:val="24"/>
        </w:rPr>
        <w:t>ste ingresando con un usuario vá</w:t>
      </w:r>
      <w:r>
        <w:rPr>
          <w:rFonts w:ascii="Arial" w:hAnsi="Arial" w:cs="Arial"/>
          <w:sz w:val="24"/>
          <w:szCs w:val="24"/>
        </w:rPr>
        <w:t>lido</w:t>
      </w:r>
      <w:r w:rsidR="007452FD">
        <w:rPr>
          <w:rFonts w:ascii="Arial" w:hAnsi="Arial" w:cs="Arial"/>
          <w:sz w:val="24"/>
          <w:szCs w:val="24"/>
        </w:rPr>
        <w:t>,</w:t>
      </w:r>
      <w:r>
        <w:rPr>
          <w:rFonts w:ascii="Arial" w:hAnsi="Arial" w:cs="Arial"/>
          <w:sz w:val="24"/>
          <w:szCs w:val="24"/>
        </w:rPr>
        <w:t xml:space="preserve"> y con el perfil indicado para acceder a cada interfaz. No se debe permitir el acceso </w:t>
      </w:r>
      <w:r w:rsidR="007452FD">
        <w:rPr>
          <w:rFonts w:ascii="Arial" w:hAnsi="Arial" w:cs="Arial"/>
          <w:sz w:val="24"/>
          <w:szCs w:val="24"/>
        </w:rPr>
        <w:t>sin el paso por el login a ningú</w:t>
      </w:r>
      <w:r>
        <w:rPr>
          <w:rFonts w:ascii="Arial" w:hAnsi="Arial" w:cs="Arial"/>
          <w:sz w:val="24"/>
          <w:szCs w:val="24"/>
        </w:rPr>
        <w:t>n componente del sistema.</w:t>
      </w:r>
    </w:p>
    <w:p w:rsidR="00F55B86" w:rsidRDefault="00F55B86" w:rsidP="00151016">
      <w:pPr>
        <w:spacing w:line="360" w:lineRule="auto"/>
        <w:jc w:val="both"/>
        <w:rPr>
          <w:rFonts w:ascii="Arial" w:hAnsi="Arial" w:cs="Arial"/>
          <w:sz w:val="24"/>
          <w:szCs w:val="24"/>
        </w:rPr>
      </w:pPr>
    </w:p>
    <w:p w:rsidR="00DF713C" w:rsidRDefault="00F55B86" w:rsidP="00151016">
      <w:pPr>
        <w:spacing w:line="360" w:lineRule="auto"/>
        <w:jc w:val="both"/>
        <w:rPr>
          <w:rFonts w:ascii="Arial" w:hAnsi="Arial" w:cs="Arial"/>
          <w:sz w:val="24"/>
          <w:szCs w:val="24"/>
        </w:rPr>
      </w:pPr>
      <w:r w:rsidRPr="007452FD">
        <w:rPr>
          <w:rFonts w:ascii="Arial" w:hAnsi="Arial" w:cs="Arial"/>
          <w:b/>
          <w:sz w:val="24"/>
          <w:szCs w:val="24"/>
        </w:rPr>
        <w:t>REQ-NF-05</w:t>
      </w:r>
      <w:r>
        <w:rPr>
          <w:rFonts w:ascii="Arial" w:hAnsi="Arial" w:cs="Arial"/>
          <w:sz w:val="24"/>
          <w:szCs w:val="24"/>
        </w:rPr>
        <w:t>: Mantenibilidad</w:t>
      </w:r>
    </w:p>
    <w:p w:rsidR="00F55B86" w:rsidRDefault="00F55B86" w:rsidP="00151016">
      <w:pPr>
        <w:spacing w:line="360" w:lineRule="auto"/>
        <w:jc w:val="both"/>
        <w:rPr>
          <w:rFonts w:ascii="Arial" w:hAnsi="Arial" w:cs="Arial"/>
          <w:sz w:val="24"/>
          <w:szCs w:val="24"/>
        </w:rPr>
      </w:pPr>
      <w:r>
        <w:rPr>
          <w:rFonts w:ascii="Arial" w:hAnsi="Arial" w:cs="Arial"/>
          <w:sz w:val="24"/>
          <w:szCs w:val="24"/>
        </w:rPr>
        <w:tab/>
        <w:t xml:space="preserve">El </w:t>
      </w:r>
      <w:r w:rsidR="007452FD">
        <w:rPr>
          <w:rFonts w:ascii="Arial" w:hAnsi="Arial" w:cs="Arial"/>
          <w:sz w:val="24"/>
          <w:szCs w:val="24"/>
        </w:rPr>
        <w:t>sistema debe considerar ser diná</w:t>
      </w:r>
      <w:r>
        <w:rPr>
          <w:rFonts w:ascii="Arial" w:hAnsi="Arial" w:cs="Arial"/>
          <w:sz w:val="24"/>
          <w:szCs w:val="24"/>
        </w:rPr>
        <w:t>mico para la creaci</w:t>
      </w:r>
      <w:r w:rsidR="007452FD">
        <w:rPr>
          <w:rFonts w:ascii="Arial" w:hAnsi="Arial" w:cs="Arial"/>
          <w:sz w:val="24"/>
          <w:szCs w:val="24"/>
        </w:rPr>
        <w:t>ón del menú</w:t>
      </w:r>
      <w:r>
        <w:rPr>
          <w:rFonts w:ascii="Arial" w:hAnsi="Arial" w:cs="Arial"/>
          <w:sz w:val="24"/>
          <w:szCs w:val="24"/>
        </w:rPr>
        <w:t xml:space="preserve"> de acceso a las interfaces y la asociación de los perfiles a los usuarios, de manera que se puedan integrar a futuro nuevos componentes en el sistema. </w:t>
      </w:r>
      <w:r w:rsidR="007452FD">
        <w:rPr>
          <w:rFonts w:ascii="Arial" w:hAnsi="Arial" w:cs="Arial"/>
          <w:sz w:val="24"/>
          <w:szCs w:val="24"/>
        </w:rPr>
        <w:t>Así tambié</w:t>
      </w:r>
      <w:r>
        <w:rPr>
          <w:rFonts w:ascii="Arial" w:hAnsi="Arial" w:cs="Arial"/>
          <w:sz w:val="24"/>
          <w:szCs w:val="24"/>
        </w:rPr>
        <w:t>n debe ser mantenible el modelo de datos utilizando integridad referencial.</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9" w:name="_Toc371885490"/>
      <w:r w:rsidRPr="00332C3E">
        <w:rPr>
          <w:rFonts w:ascii="Arial" w:eastAsia="Times New Roman" w:hAnsi="Arial" w:cs="Arial"/>
          <w:bCs/>
          <w:color w:val="auto"/>
          <w:sz w:val="24"/>
          <w:szCs w:val="24"/>
        </w:rPr>
        <w:t>Diseño Lógico</w:t>
      </w:r>
      <w:bookmarkEnd w:id="49"/>
    </w:p>
    <w:p w:rsidR="00A93C1F" w:rsidRDefault="00A93C1F" w:rsidP="00151016">
      <w:pPr>
        <w:spacing w:line="360" w:lineRule="auto"/>
        <w:jc w:val="both"/>
        <w:rPr>
          <w:rFonts w:ascii="Arial" w:hAnsi="Arial" w:cs="Arial"/>
          <w:sz w:val="24"/>
          <w:szCs w:val="24"/>
        </w:rPr>
      </w:pPr>
    </w:p>
    <w:p w:rsidR="00151016" w:rsidRDefault="00A93C1F" w:rsidP="00A93C1F">
      <w:pPr>
        <w:spacing w:line="360" w:lineRule="auto"/>
        <w:ind w:firstLine="360"/>
        <w:jc w:val="both"/>
        <w:rPr>
          <w:rFonts w:ascii="Arial" w:hAnsi="Arial" w:cs="Arial"/>
          <w:sz w:val="24"/>
          <w:szCs w:val="24"/>
        </w:rPr>
      </w:pPr>
      <w:r>
        <w:rPr>
          <w:rFonts w:ascii="Arial" w:hAnsi="Arial" w:cs="Arial"/>
          <w:sz w:val="24"/>
          <w:szCs w:val="24"/>
        </w:rPr>
        <w:t>A continuación se describe el diseño lógico de la aplicación, el cual consiste en representar las fun</w:t>
      </w:r>
      <w:r w:rsidR="00BE508F">
        <w:rPr>
          <w:rFonts w:ascii="Arial" w:hAnsi="Arial" w:cs="Arial"/>
          <w:sz w:val="24"/>
          <w:szCs w:val="24"/>
        </w:rPr>
        <w:t>cionalidades del sistema a través</w:t>
      </w:r>
      <w:r>
        <w:rPr>
          <w:rFonts w:ascii="Arial" w:hAnsi="Arial" w:cs="Arial"/>
          <w:sz w:val="24"/>
          <w:szCs w:val="24"/>
        </w:rPr>
        <w:t xml:space="preserve"> del lenguaje unificado de modelamiento (UML), utilizando casos de uso y diagramas de secuencia.</w:t>
      </w:r>
    </w:p>
    <w:p w:rsidR="00A93C1F" w:rsidRDefault="00A93C1F" w:rsidP="00A93C1F">
      <w:pPr>
        <w:spacing w:line="360" w:lineRule="auto"/>
        <w:ind w:firstLine="360"/>
        <w:jc w:val="both"/>
        <w:rPr>
          <w:rFonts w:ascii="Arial" w:hAnsi="Arial" w:cs="Arial"/>
          <w:sz w:val="24"/>
          <w:szCs w:val="24"/>
        </w:rPr>
      </w:pPr>
    </w:p>
    <w:p w:rsidR="00A93C1F" w:rsidRDefault="00A93C1F" w:rsidP="00A93C1F">
      <w:pPr>
        <w:spacing w:line="360" w:lineRule="auto"/>
        <w:ind w:firstLine="360"/>
        <w:jc w:val="both"/>
        <w:rPr>
          <w:rFonts w:ascii="Arial" w:hAnsi="Arial" w:cs="Arial"/>
          <w:sz w:val="24"/>
          <w:szCs w:val="24"/>
        </w:rPr>
      </w:pPr>
    </w:p>
    <w:p w:rsidR="00A93C1F" w:rsidRDefault="00A93C1F" w:rsidP="00A93C1F">
      <w:pPr>
        <w:spacing w:line="360" w:lineRule="auto"/>
        <w:ind w:firstLine="360"/>
        <w:jc w:val="both"/>
        <w:rPr>
          <w:rFonts w:ascii="Arial" w:hAnsi="Arial" w:cs="Arial"/>
          <w:sz w:val="24"/>
          <w:szCs w:val="24"/>
        </w:rPr>
      </w:pPr>
    </w:p>
    <w:p w:rsidR="002E53C7" w:rsidRDefault="002E53C7" w:rsidP="00A93C1F">
      <w:pPr>
        <w:spacing w:line="360" w:lineRule="auto"/>
        <w:ind w:firstLine="360"/>
        <w:jc w:val="both"/>
        <w:rPr>
          <w:rFonts w:ascii="Arial" w:hAnsi="Arial" w:cs="Arial"/>
          <w:sz w:val="24"/>
          <w:szCs w:val="24"/>
        </w:rPr>
      </w:pPr>
    </w:p>
    <w:p w:rsidR="002E53C7" w:rsidRDefault="002E53C7" w:rsidP="00A93C1F">
      <w:pPr>
        <w:spacing w:line="360" w:lineRule="auto"/>
        <w:ind w:firstLine="360"/>
        <w:jc w:val="both"/>
        <w:rPr>
          <w:rFonts w:ascii="Arial" w:hAnsi="Arial" w:cs="Arial"/>
          <w:sz w:val="24"/>
          <w:szCs w:val="24"/>
        </w:rPr>
      </w:pPr>
    </w:p>
    <w:p w:rsidR="002E53C7" w:rsidRPr="00332C3E" w:rsidRDefault="002E53C7" w:rsidP="00A93C1F">
      <w:pPr>
        <w:spacing w:line="360" w:lineRule="auto"/>
        <w:ind w:firstLine="360"/>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0" w:name="_Toc371885491"/>
      <w:r w:rsidRPr="00332C3E">
        <w:rPr>
          <w:rFonts w:ascii="Arial" w:hAnsi="Arial" w:cs="Arial"/>
          <w:color w:val="auto"/>
          <w:sz w:val="24"/>
          <w:szCs w:val="24"/>
        </w:rPr>
        <w:lastRenderedPageBreak/>
        <w:t>4.4.1</w:t>
      </w:r>
      <w:r w:rsidRPr="00332C3E">
        <w:rPr>
          <w:rFonts w:ascii="Arial" w:hAnsi="Arial" w:cs="Arial"/>
          <w:color w:val="auto"/>
          <w:sz w:val="24"/>
          <w:szCs w:val="24"/>
        </w:rPr>
        <w:tab/>
        <w:t>Modelo de Casos de Uso</w:t>
      </w:r>
      <w:bookmarkEnd w:id="50"/>
    </w:p>
    <w:p w:rsidR="00A93C1F" w:rsidRDefault="007A050A" w:rsidP="00A93C1F">
      <w:pPr>
        <w:keepNext/>
        <w:spacing w:line="360" w:lineRule="auto"/>
        <w:jc w:val="center"/>
      </w:pPr>
      <w:r>
        <w:object w:dxaOrig="7178" w:dyaOrig="3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24.25pt" o:ole="">
            <v:imagedata r:id="rId19" o:title=""/>
          </v:shape>
          <o:OLEObject Type="Embed" ProgID="Visio.Drawing.11" ShapeID="_x0000_i1025" DrawAspect="Content" ObjectID="_1446289737" r:id="rId20"/>
        </w:object>
      </w:r>
    </w:p>
    <w:p w:rsidR="00151016" w:rsidRDefault="00A93C1F" w:rsidP="00A93C1F">
      <w:pPr>
        <w:pStyle w:val="Epgrafe"/>
        <w:jc w:val="center"/>
        <w:rPr>
          <w:rFonts w:ascii="Arial" w:hAnsi="Arial" w:cs="Arial"/>
          <w:sz w:val="22"/>
        </w:rPr>
      </w:pPr>
      <w:bookmarkStart w:id="51" w:name="_Toc371885588"/>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Pr>
          <w:rFonts w:ascii="Arial" w:hAnsi="Arial" w:cs="Arial"/>
          <w:sz w:val="22"/>
        </w:rPr>
        <w:t>10</w:t>
      </w:r>
      <w:r w:rsidRPr="00A93C1F">
        <w:rPr>
          <w:rFonts w:ascii="Arial" w:hAnsi="Arial" w:cs="Arial"/>
          <w:sz w:val="22"/>
        </w:rPr>
        <w:fldChar w:fldCharType="end"/>
      </w:r>
      <w:r w:rsidRPr="00A93C1F">
        <w:rPr>
          <w:rFonts w:ascii="Arial" w:hAnsi="Arial" w:cs="Arial"/>
          <w:sz w:val="22"/>
        </w:rPr>
        <w:t xml:space="preserve"> - Casos de uso 1</w:t>
      </w:r>
      <w:bookmarkEnd w:id="51"/>
    </w:p>
    <w:p w:rsidR="00A93C1F" w:rsidRDefault="00A93C1F" w:rsidP="00A93C1F"/>
    <w:p w:rsidR="00A93C1F" w:rsidRDefault="007A050A" w:rsidP="00A93C1F">
      <w:pPr>
        <w:keepNext/>
        <w:jc w:val="center"/>
      </w:pPr>
      <w:r>
        <w:object w:dxaOrig="6720" w:dyaOrig="3173">
          <v:shape id="_x0000_i1026" type="#_x0000_t75" style="width:442.5pt;height:208.5pt" o:ole="">
            <v:imagedata r:id="rId21" o:title=""/>
          </v:shape>
          <o:OLEObject Type="Embed" ProgID="Visio.Drawing.11" ShapeID="_x0000_i1026" DrawAspect="Content" ObjectID="_1446289738" r:id="rId22"/>
        </w:object>
      </w:r>
    </w:p>
    <w:p w:rsidR="00A93C1F" w:rsidRPr="00A93C1F" w:rsidRDefault="00A93C1F" w:rsidP="00A93C1F">
      <w:pPr>
        <w:pStyle w:val="Epgrafe"/>
        <w:jc w:val="center"/>
        <w:rPr>
          <w:rFonts w:ascii="Arial" w:hAnsi="Arial" w:cs="Arial"/>
          <w:sz w:val="22"/>
        </w:rPr>
      </w:pPr>
      <w:bookmarkStart w:id="52" w:name="_Toc371885589"/>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Pr>
          <w:rFonts w:ascii="Arial" w:hAnsi="Arial" w:cs="Arial"/>
          <w:sz w:val="22"/>
        </w:rPr>
        <w:t>11</w:t>
      </w:r>
      <w:r w:rsidRPr="00A93C1F">
        <w:rPr>
          <w:rFonts w:ascii="Arial" w:hAnsi="Arial" w:cs="Arial"/>
          <w:sz w:val="22"/>
        </w:rPr>
        <w:fldChar w:fldCharType="end"/>
      </w:r>
      <w:r w:rsidRPr="00A93C1F">
        <w:rPr>
          <w:rFonts w:ascii="Arial" w:hAnsi="Arial" w:cs="Arial"/>
          <w:sz w:val="22"/>
        </w:rPr>
        <w:t xml:space="preserve"> - Casos de uso 2</w:t>
      </w:r>
      <w:bookmarkEnd w:id="52"/>
    </w:p>
    <w:p w:rsidR="00A93C1F" w:rsidRDefault="00A93C1F" w:rsidP="00A93C1F"/>
    <w:p w:rsidR="00A93C1F" w:rsidRDefault="007A050A" w:rsidP="00A93C1F">
      <w:pPr>
        <w:keepNext/>
        <w:jc w:val="center"/>
      </w:pPr>
      <w:r>
        <w:object w:dxaOrig="6543" w:dyaOrig="3145">
          <v:shape id="_x0000_i1027" type="#_x0000_t75" style="width:435.75pt;height:209.25pt" o:ole="">
            <v:imagedata r:id="rId23" o:title=""/>
          </v:shape>
          <o:OLEObject Type="Embed" ProgID="Visio.Drawing.11" ShapeID="_x0000_i1027" DrawAspect="Content" ObjectID="_1446289739" r:id="rId24"/>
        </w:object>
      </w:r>
    </w:p>
    <w:p w:rsidR="00A93C1F" w:rsidRPr="00A93C1F" w:rsidRDefault="00A93C1F" w:rsidP="00A93C1F">
      <w:pPr>
        <w:pStyle w:val="Epgrafe"/>
        <w:jc w:val="center"/>
        <w:rPr>
          <w:rFonts w:ascii="Arial" w:hAnsi="Arial" w:cs="Arial"/>
          <w:sz w:val="22"/>
        </w:rPr>
      </w:pPr>
      <w:bookmarkStart w:id="53" w:name="_Toc371885590"/>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Pr>
          <w:rFonts w:ascii="Arial" w:hAnsi="Arial" w:cs="Arial"/>
          <w:sz w:val="22"/>
        </w:rPr>
        <w:t>12</w:t>
      </w:r>
      <w:r w:rsidRPr="00A93C1F">
        <w:rPr>
          <w:rFonts w:ascii="Arial" w:hAnsi="Arial" w:cs="Arial"/>
          <w:sz w:val="22"/>
        </w:rPr>
        <w:fldChar w:fldCharType="end"/>
      </w:r>
      <w:r w:rsidRPr="00A93C1F">
        <w:rPr>
          <w:rFonts w:ascii="Arial" w:hAnsi="Arial" w:cs="Arial"/>
          <w:sz w:val="22"/>
        </w:rPr>
        <w:t xml:space="preserve"> - Casos de uso 3</w:t>
      </w:r>
      <w:bookmarkEnd w:id="53"/>
    </w:p>
    <w:p w:rsidR="00A93C1F" w:rsidRDefault="00A93C1F" w:rsidP="00A93C1F"/>
    <w:p w:rsidR="00A93C1F" w:rsidRDefault="007A050A" w:rsidP="00A93C1F">
      <w:pPr>
        <w:keepNext/>
        <w:jc w:val="center"/>
      </w:pPr>
      <w:r>
        <w:object w:dxaOrig="7371" w:dyaOrig="4590">
          <v:shape id="_x0000_i1028" type="#_x0000_t75" style="width:442.5pt;height:275.25pt" o:ole="">
            <v:imagedata r:id="rId25" o:title=""/>
          </v:shape>
          <o:OLEObject Type="Embed" ProgID="Visio.Drawing.11" ShapeID="_x0000_i1028" DrawAspect="Content" ObjectID="_1446289740" r:id="rId26"/>
        </w:object>
      </w:r>
    </w:p>
    <w:p w:rsidR="00A93C1F" w:rsidRPr="00A93C1F" w:rsidRDefault="00A93C1F" w:rsidP="00A93C1F">
      <w:pPr>
        <w:pStyle w:val="Epgrafe"/>
        <w:jc w:val="center"/>
        <w:rPr>
          <w:rFonts w:ascii="Arial" w:hAnsi="Arial" w:cs="Arial"/>
          <w:sz w:val="22"/>
        </w:rPr>
      </w:pPr>
      <w:bookmarkStart w:id="54" w:name="_Toc371885591"/>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Pr="00A93C1F">
        <w:rPr>
          <w:rFonts w:ascii="Arial" w:hAnsi="Arial" w:cs="Arial"/>
          <w:sz w:val="22"/>
        </w:rPr>
        <w:t>13</w:t>
      </w:r>
      <w:r w:rsidRPr="00A93C1F">
        <w:rPr>
          <w:rFonts w:ascii="Arial" w:hAnsi="Arial" w:cs="Arial"/>
          <w:sz w:val="22"/>
        </w:rPr>
        <w:fldChar w:fldCharType="end"/>
      </w:r>
      <w:r w:rsidRPr="00A93C1F">
        <w:rPr>
          <w:rFonts w:ascii="Arial" w:hAnsi="Arial" w:cs="Arial"/>
          <w:sz w:val="22"/>
        </w:rPr>
        <w:t xml:space="preserve"> - Casos de uso 4</w:t>
      </w:r>
      <w:bookmarkEnd w:id="54"/>
    </w:p>
    <w:p w:rsidR="00A93C1F" w:rsidRPr="00A93C1F" w:rsidRDefault="00A93C1F" w:rsidP="00A93C1F"/>
    <w:p w:rsidR="00151016" w:rsidRPr="00332C3E" w:rsidRDefault="00151016" w:rsidP="00151016">
      <w:pPr>
        <w:pStyle w:val="Ttulo3"/>
        <w:spacing w:line="360" w:lineRule="auto"/>
        <w:jc w:val="both"/>
        <w:rPr>
          <w:rFonts w:ascii="Arial" w:hAnsi="Arial" w:cs="Arial"/>
          <w:color w:val="auto"/>
          <w:sz w:val="24"/>
          <w:szCs w:val="24"/>
        </w:rPr>
      </w:pPr>
      <w:bookmarkStart w:id="55" w:name="_Toc371885492"/>
      <w:r w:rsidRPr="00332C3E">
        <w:rPr>
          <w:rFonts w:ascii="Arial" w:hAnsi="Arial" w:cs="Arial"/>
          <w:color w:val="auto"/>
          <w:sz w:val="24"/>
          <w:szCs w:val="24"/>
        </w:rPr>
        <w:lastRenderedPageBreak/>
        <w:t>4.4.2</w:t>
      </w:r>
      <w:r w:rsidRPr="00332C3E">
        <w:rPr>
          <w:rFonts w:ascii="Arial" w:hAnsi="Arial" w:cs="Arial"/>
          <w:color w:val="auto"/>
          <w:sz w:val="24"/>
          <w:szCs w:val="24"/>
        </w:rPr>
        <w:tab/>
        <w:t>Definición de Actores</w:t>
      </w:r>
      <w:bookmarkEnd w:id="55"/>
    </w:p>
    <w:p w:rsidR="00A93C1F" w:rsidRDefault="00A93C1F" w:rsidP="00151016">
      <w:pPr>
        <w:spacing w:line="360" w:lineRule="auto"/>
        <w:jc w:val="both"/>
        <w:rPr>
          <w:rFonts w:ascii="Arial" w:hAnsi="Arial" w:cs="Arial"/>
          <w:color w:val="auto"/>
          <w:sz w:val="24"/>
          <w:szCs w:val="24"/>
        </w:rPr>
      </w:pPr>
    </w:p>
    <w:p w:rsidR="00151016" w:rsidRDefault="00A93C1F" w:rsidP="00A93C1F">
      <w:pPr>
        <w:pStyle w:val="Prrafodelista"/>
        <w:numPr>
          <w:ilvl w:val="0"/>
          <w:numId w:val="30"/>
        </w:numPr>
        <w:spacing w:line="360" w:lineRule="auto"/>
        <w:jc w:val="both"/>
        <w:rPr>
          <w:rFonts w:ascii="Arial" w:hAnsi="Arial" w:cs="Arial"/>
          <w:color w:val="auto"/>
          <w:sz w:val="24"/>
          <w:szCs w:val="24"/>
        </w:rPr>
      </w:pPr>
      <w:r w:rsidRPr="00655113">
        <w:rPr>
          <w:rFonts w:ascii="Arial" w:hAnsi="Arial" w:cs="Arial"/>
          <w:b/>
          <w:color w:val="auto"/>
          <w:sz w:val="24"/>
          <w:szCs w:val="24"/>
        </w:rPr>
        <w:t>Administrador:</w:t>
      </w:r>
      <w:r>
        <w:rPr>
          <w:rFonts w:ascii="Arial" w:hAnsi="Arial" w:cs="Arial"/>
          <w:color w:val="auto"/>
          <w:sz w:val="24"/>
          <w:szCs w:val="24"/>
        </w:rPr>
        <w:t xml:space="preserve"> </w:t>
      </w:r>
      <w:r w:rsidR="00655113">
        <w:rPr>
          <w:rFonts w:ascii="Arial" w:hAnsi="Arial" w:cs="Arial"/>
          <w:color w:val="auto"/>
          <w:sz w:val="24"/>
          <w:szCs w:val="24"/>
        </w:rPr>
        <w:t>El actor Administrador representa un perfil de la empresa que tiene un alto grado de responsabilidad, sus funcionalidades son la gestión de proyect</w:t>
      </w:r>
      <w:r w:rsidR="00BE508F">
        <w:rPr>
          <w:rFonts w:ascii="Arial" w:hAnsi="Arial" w:cs="Arial"/>
          <w:color w:val="auto"/>
          <w:sz w:val="24"/>
          <w:szCs w:val="24"/>
        </w:rPr>
        <w:t>os, clientes, y usuarios. Tambié</w:t>
      </w:r>
      <w:r w:rsidR="00655113">
        <w:rPr>
          <w:rFonts w:ascii="Arial" w:hAnsi="Arial" w:cs="Arial"/>
          <w:color w:val="auto"/>
          <w:sz w:val="24"/>
          <w:szCs w:val="24"/>
        </w:rPr>
        <w:t xml:space="preserve">n puede </w:t>
      </w:r>
      <w:r w:rsidR="00BE508F">
        <w:rPr>
          <w:rFonts w:ascii="Arial" w:hAnsi="Arial" w:cs="Arial"/>
          <w:color w:val="auto"/>
          <w:sz w:val="24"/>
          <w:szCs w:val="24"/>
        </w:rPr>
        <w:t>visualizar la información estadí</w:t>
      </w:r>
      <w:r w:rsidR="00655113">
        <w:rPr>
          <w:rFonts w:ascii="Arial" w:hAnsi="Arial" w:cs="Arial"/>
          <w:color w:val="auto"/>
          <w:sz w:val="24"/>
          <w:szCs w:val="24"/>
        </w:rPr>
        <w:t>stica.</w:t>
      </w:r>
    </w:p>
    <w:p w:rsidR="00655113" w:rsidRPr="00A93C1F" w:rsidRDefault="00655113" w:rsidP="00655113">
      <w:pPr>
        <w:pStyle w:val="Prrafodelista"/>
        <w:spacing w:line="360" w:lineRule="auto"/>
        <w:jc w:val="both"/>
        <w:rPr>
          <w:rFonts w:ascii="Arial" w:hAnsi="Arial" w:cs="Arial"/>
          <w:color w:val="auto"/>
          <w:sz w:val="24"/>
          <w:szCs w:val="24"/>
        </w:rPr>
      </w:pPr>
    </w:p>
    <w:p w:rsidR="00655113" w:rsidRDefault="00A93C1F" w:rsidP="00655113">
      <w:pPr>
        <w:pStyle w:val="Prrafodelista"/>
        <w:numPr>
          <w:ilvl w:val="0"/>
          <w:numId w:val="30"/>
        </w:numPr>
        <w:spacing w:line="360" w:lineRule="auto"/>
        <w:jc w:val="both"/>
        <w:rPr>
          <w:rFonts w:ascii="Arial" w:hAnsi="Arial" w:cs="Arial"/>
          <w:color w:val="auto"/>
          <w:sz w:val="24"/>
          <w:szCs w:val="24"/>
        </w:rPr>
      </w:pPr>
      <w:r w:rsidRPr="00655113">
        <w:rPr>
          <w:rFonts w:ascii="Arial" w:hAnsi="Arial" w:cs="Arial"/>
          <w:b/>
          <w:color w:val="auto"/>
          <w:sz w:val="24"/>
          <w:szCs w:val="24"/>
        </w:rPr>
        <w:t>Encargado:</w:t>
      </w:r>
      <w:r>
        <w:rPr>
          <w:rFonts w:ascii="Arial" w:hAnsi="Arial" w:cs="Arial"/>
          <w:color w:val="auto"/>
          <w:sz w:val="24"/>
          <w:szCs w:val="24"/>
        </w:rPr>
        <w:t xml:space="preserve"> </w:t>
      </w:r>
      <w:r w:rsidR="00655113">
        <w:rPr>
          <w:rFonts w:ascii="Arial" w:hAnsi="Arial" w:cs="Arial"/>
          <w:color w:val="auto"/>
          <w:sz w:val="24"/>
          <w:szCs w:val="24"/>
        </w:rPr>
        <w:t xml:space="preserve">El actor Encargado representa un perfil de la empresa que tiene una responsabilidad de gestión, como los jefes de proyecto y gerentes. Sus funcionalidades son la gestión de proyectos, y las solicitudes asociadas, para esto pueden </w:t>
      </w:r>
      <w:r w:rsidR="00BE508F">
        <w:rPr>
          <w:rFonts w:ascii="Arial" w:hAnsi="Arial" w:cs="Arial"/>
          <w:color w:val="auto"/>
          <w:sz w:val="24"/>
          <w:szCs w:val="24"/>
        </w:rPr>
        <w:t>visualizar la información estadís</w:t>
      </w:r>
      <w:r w:rsidR="00655113">
        <w:rPr>
          <w:rFonts w:ascii="Arial" w:hAnsi="Arial" w:cs="Arial"/>
          <w:color w:val="auto"/>
          <w:sz w:val="24"/>
          <w:szCs w:val="24"/>
        </w:rPr>
        <w:t>tica, asignar solicitudes a usu</w:t>
      </w:r>
      <w:r w:rsidR="00BE508F">
        <w:rPr>
          <w:rFonts w:ascii="Arial" w:hAnsi="Arial" w:cs="Arial"/>
          <w:color w:val="auto"/>
          <w:sz w:val="24"/>
          <w:szCs w:val="24"/>
        </w:rPr>
        <w:t>arios y modificar el estado de é</w:t>
      </w:r>
      <w:r w:rsidR="00655113">
        <w:rPr>
          <w:rFonts w:ascii="Arial" w:hAnsi="Arial" w:cs="Arial"/>
          <w:color w:val="auto"/>
          <w:sz w:val="24"/>
          <w:szCs w:val="24"/>
        </w:rPr>
        <w:t>stas para gestionar el flujo de trabajo.</w:t>
      </w:r>
    </w:p>
    <w:p w:rsidR="00655113" w:rsidRPr="000C24D5" w:rsidRDefault="00655113" w:rsidP="00655113">
      <w:pPr>
        <w:pStyle w:val="Prrafodelista"/>
        <w:rPr>
          <w:rFonts w:ascii="Arial" w:hAnsi="Arial" w:cs="Arial"/>
          <w:color w:val="auto"/>
          <w:sz w:val="24"/>
          <w:szCs w:val="24"/>
          <w:u w:val="single"/>
        </w:rPr>
      </w:pPr>
    </w:p>
    <w:p w:rsidR="00655113" w:rsidRPr="00655113" w:rsidRDefault="00655113" w:rsidP="00655113">
      <w:pPr>
        <w:pStyle w:val="Prrafodelista"/>
        <w:spacing w:line="360" w:lineRule="auto"/>
        <w:jc w:val="both"/>
        <w:rPr>
          <w:rFonts w:ascii="Arial" w:hAnsi="Arial" w:cs="Arial"/>
          <w:color w:val="auto"/>
          <w:sz w:val="24"/>
          <w:szCs w:val="24"/>
        </w:rPr>
      </w:pPr>
    </w:p>
    <w:p w:rsidR="00655113" w:rsidRPr="00302F60" w:rsidRDefault="00A93C1F" w:rsidP="00302F60">
      <w:pPr>
        <w:pStyle w:val="Prrafodelista"/>
        <w:numPr>
          <w:ilvl w:val="0"/>
          <w:numId w:val="30"/>
        </w:numPr>
        <w:spacing w:line="360" w:lineRule="auto"/>
        <w:jc w:val="both"/>
        <w:rPr>
          <w:rFonts w:ascii="Arial" w:hAnsi="Arial" w:cs="Arial"/>
          <w:color w:val="auto"/>
          <w:sz w:val="24"/>
          <w:szCs w:val="24"/>
        </w:rPr>
      </w:pPr>
      <w:r w:rsidRPr="000C24D5">
        <w:rPr>
          <w:rFonts w:ascii="Arial" w:hAnsi="Arial" w:cs="Arial"/>
          <w:b/>
          <w:color w:val="auto"/>
          <w:sz w:val="24"/>
          <w:szCs w:val="24"/>
        </w:rPr>
        <w:t>Desarrollador:</w:t>
      </w:r>
      <w:r w:rsidR="000C24D5">
        <w:rPr>
          <w:rFonts w:ascii="Arial" w:hAnsi="Arial" w:cs="Arial"/>
          <w:color w:val="auto"/>
          <w:sz w:val="24"/>
          <w:szCs w:val="24"/>
        </w:rPr>
        <w:t xml:space="preserve"> El actor Desarrollador representa un perfil de la empresa que tiene una responsabilidad de operador, </w:t>
      </w:r>
      <w:r w:rsidR="00FD47A6">
        <w:rPr>
          <w:rFonts w:ascii="Arial" w:hAnsi="Arial" w:cs="Arial"/>
          <w:color w:val="auto"/>
          <w:sz w:val="24"/>
          <w:szCs w:val="24"/>
        </w:rPr>
        <w:t>sus funcionalidades son revisar las solicitudes que tenga asignadas y avanzarlas en el flujo de trabajo agregando observaciones o documentos.</w:t>
      </w:r>
    </w:p>
    <w:p w:rsidR="00A93C1F" w:rsidRDefault="00A93C1F"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636718" w:rsidRDefault="00636718"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Pr="00332C3E" w:rsidRDefault="002E53C7"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6" w:name="_Toc371885493"/>
      <w:r w:rsidRPr="00332C3E">
        <w:rPr>
          <w:rFonts w:ascii="Arial" w:hAnsi="Arial" w:cs="Arial"/>
          <w:color w:val="auto"/>
          <w:sz w:val="24"/>
          <w:szCs w:val="24"/>
        </w:rPr>
        <w:lastRenderedPageBreak/>
        <w:t>4.4.3</w:t>
      </w:r>
      <w:r w:rsidRPr="00332C3E">
        <w:rPr>
          <w:rFonts w:ascii="Arial" w:hAnsi="Arial" w:cs="Arial"/>
          <w:color w:val="auto"/>
          <w:sz w:val="24"/>
          <w:szCs w:val="24"/>
        </w:rPr>
        <w:tab/>
        <w:t>Definición de Casos de Uso</w:t>
      </w:r>
      <w:bookmarkEnd w:id="56"/>
    </w:p>
    <w:p w:rsidR="00A93C1F" w:rsidRDefault="00A93C1F" w:rsidP="00151016">
      <w:pPr>
        <w:spacing w:line="360" w:lineRule="auto"/>
        <w:jc w:val="both"/>
        <w:rPr>
          <w:rFonts w:ascii="Arial" w:hAnsi="Arial" w:cs="Arial"/>
          <w:color w:val="auto"/>
          <w:sz w:val="24"/>
          <w:szCs w:val="24"/>
        </w:rPr>
      </w:pPr>
    </w:p>
    <w:p w:rsidR="00151016"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Inicia sesión</w:t>
      </w:r>
      <w:r w:rsidR="00FD47A6" w:rsidRPr="00BD3CA2">
        <w:rPr>
          <w:rFonts w:ascii="Arial" w:hAnsi="Arial" w:cs="Arial"/>
          <w:b/>
          <w:color w:val="auto"/>
          <w:sz w:val="24"/>
          <w:szCs w:val="24"/>
        </w:rPr>
        <w:t xml:space="preserve">: </w:t>
      </w:r>
      <w:r w:rsidR="00BD3CA2">
        <w:rPr>
          <w:rFonts w:ascii="Arial" w:hAnsi="Arial" w:cs="Arial"/>
          <w:color w:val="auto"/>
          <w:sz w:val="24"/>
          <w:szCs w:val="24"/>
        </w:rPr>
        <w:t>Los usuarios deben primero iniciar sesión para ingresar al sistema.</w:t>
      </w:r>
    </w:p>
    <w:p w:rsidR="00A93C1F"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Modifica datos personales</w:t>
      </w:r>
      <w:r w:rsidR="00BD3CA2" w:rsidRPr="00BD3CA2">
        <w:rPr>
          <w:rFonts w:ascii="Arial" w:hAnsi="Arial" w:cs="Arial"/>
          <w:b/>
          <w:color w:val="auto"/>
          <w:sz w:val="24"/>
          <w:szCs w:val="24"/>
        </w:rPr>
        <w:t xml:space="preserve">: </w:t>
      </w:r>
      <w:r w:rsidR="00BD3CA2">
        <w:rPr>
          <w:rFonts w:ascii="Arial" w:hAnsi="Arial" w:cs="Arial"/>
          <w:color w:val="auto"/>
          <w:sz w:val="24"/>
          <w:szCs w:val="24"/>
        </w:rPr>
        <w:t>Los usuarios pu</w:t>
      </w:r>
      <w:r w:rsidR="00BE508F">
        <w:rPr>
          <w:rFonts w:ascii="Arial" w:hAnsi="Arial" w:cs="Arial"/>
          <w:color w:val="auto"/>
          <w:sz w:val="24"/>
          <w:szCs w:val="24"/>
        </w:rPr>
        <w:t>eden modificar su información bá</w:t>
      </w:r>
      <w:r w:rsidR="00BD3CA2">
        <w:rPr>
          <w:rFonts w:ascii="Arial" w:hAnsi="Arial" w:cs="Arial"/>
          <w:color w:val="auto"/>
          <w:sz w:val="24"/>
          <w:szCs w:val="24"/>
        </w:rPr>
        <w:t>sica.</w:t>
      </w:r>
    </w:p>
    <w:p w:rsidR="00A93C1F"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Crea Proyectos</w:t>
      </w:r>
      <w:r w:rsidR="00BD3CA2">
        <w:rPr>
          <w:rFonts w:ascii="Arial" w:hAnsi="Arial" w:cs="Arial"/>
          <w:b/>
          <w:color w:val="auto"/>
          <w:sz w:val="24"/>
          <w:szCs w:val="24"/>
        </w:rPr>
        <w:t xml:space="preserve">: </w:t>
      </w:r>
      <w:r w:rsidR="00302F60" w:rsidRPr="00302F60">
        <w:rPr>
          <w:rFonts w:ascii="Arial" w:hAnsi="Arial" w:cs="Arial"/>
          <w:color w:val="auto"/>
          <w:sz w:val="24"/>
          <w:szCs w:val="24"/>
        </w:rPr>
        <w:t>Creac</w:t>
      </w:r>
      <w:r w:rsidR="00302F60">
        <w:rPr>
          <w:rFonts w:ascii="Arial" w:hAnsi="Arial" w:cs="Arial"/>
          <w:color w:val="auto"/>
          <w:sz w:val="24"/>
          <w:szCs w:val="24"/>
        </w:rPr>
        <w:t>ión de proyectos en el sistema, asociados a un cliente.</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302F60">
        <w:rPr>
          <w:rFonts w:ascii="Arial" w:hAnsi="Arial" w:cs="Arial"/>
          <w:b/>
          <w:color w:val="auto"/>
          <w:sz w:val="24"/>
          <w:szCs w:val="24"/>
        </w:rPr>
        <w:t>Modifica Proyectos</w:t>
      </w:r>
      <w:r w:rsidR="00302F60" w:rsidRPr="00302F60">
        <w:rPr>
          <w:rFonts w:ascii="Arial" w:hAnsi="Arial" w:cs="Arial"/>
          <w:b/>
          <w:color w:val="auto"/>
          <w:sz w:val="24"/>
          <w:szCs w:val="24"/>
        </w:rPr>
        <w:t>:</w:t>
      </w:r>
      <w:r w:rsidR="00636718">
        <w:rPr>
          <w:rFonts w:ascii="Arial" w:hAnsi="Arial" w:cs="Arial"/>
          <w:b/>
          <w:color w:val="auto"/>
          <w:sz w:val="24"/>
          <w:szCs w:val="24"/>
        </w:rPr>
        <w:t xml:space="preserve"> </w:t>
      </w:r>
      <w:r w:rsidR="00302F60" w:rsidRPr="00302F60">
        <w:rPr>
          <w:rFonts w:ascii="Arial" w:hAnsi="Arial" w:cs="Arial"/>
          <w:color w:val="auto"/>
          <w:sz w:val="24"/>
          <w:szCs w:val="24"/>
        </w:rPr>
        <w:t>Mo</w:t>
      </w:r>
      <w:r w:rsidR="00302F60">
        <w:rPr>
          <w:rFonts w:ascii="Arial" w:hAnsi="Arial" w:cs="Arial"/>
          <w:color w:val="auto"/>
          <w:sz w:val="24"/>
          <w:szCs w:val="24"/>
        </w:rPr>
        <w:t>dificación de la información de un proyecto.</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Busca Proyectos</w:t>
      </w:r>
      <w:r w:rsidR="00302F60">
        <w:rPr>
          <w:rFonts w:ascii="Arial" w:hAnsi="Arial" w:cs="Arial"/>
          <w:b/>
          <w:color w:val="auto"/>
          <w:sz w:val="24"/>
          <w:szCs w:val="24"/>
        </w:rPr>
        <w:t xml:space="preserve">: </w:t>
      </w:r>
      <w:r w:rsidR="00302F60">
        <w:rPr>
          <w:rFonts w:ascii="Arial" w:hAnsi="Arial" w:cs="Arial"/>
          <w:color w:val="auto"/>
          <w:sz w:val="24"/>
          <w:szCs w:val="24"/>
        </w:rPr>
        <w:t>Bú</w:t>
      </w:r>
      <w:r w:rsidR="00302F60" w:rsidRPr="00302F60">
        <w:rPr>
          <w:rFonts w:ascii="Arial" w:hAnsi="Arial" w:cs="Arial"/>
          <w:color w:val="auto"/>
          <w:sz w:val="24"/>
          <w:szCs w:val="24"/>
        </w:rPr>
        <w:t>squeda</w:t>
      </w:r>
      <w:r w:rsidR="00302F60">
        <w:rPr>
          <w:rFonts w:ascii="Arial" w:hAnsi="Arial" w:cs="Arial"/>
          <w:color w:val="auto"/>
          <w:sz w:val="24"/>
          <w:szCs w:val="24"/>
        </w:rPr>
        <w:t xml:space="preserve"> de proyectos bajo determinados filtros.</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Crea Usuarios</w:t>
      </w:r>
      <w:r w:rsidR="00302F60">
        <w:rPr>
          <w:rFonts w:ascii="Arial" w:hAnsi="Arial" w:cs="Arial"/>
          <w:b/>
          <w:color w:val="auto"/>
          <w:sz w:val="24"/>
          <w:szCs w:val="24"/>
        </w:rPr>
        <w:t xml:space="preserve">: </w:t>
      </w:r>
      <w:r w:rsidR="00302F60">
        <w:rPr>
          <w:rFonts w:ascii="Arial" w:hAnsi="Arial" w:cs="Arial"/>
          <w:color w:val="auto"/>
          <w:sz w:val="24"/>
          <w:szCs w:val="24"/>
        </w:rPr>
        <w:t>Creación de usuarios en el sistema.</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Asigna Perfiles</w:t>
      </w:r>
      <w:r w:rsidR="00302F60">
        <w:rPr>
          <w:rFonts w:ascii="Arial" w:hAnsi="Arial" w:cs="Arial"/>
          <w:b/>
          <w:color w:val="auto"/>
          <w:sz w:val="24"/>
          <w:szCs w:val="24"/>
        </w:rPr>
        <w:t xml:space="preserve">: </w:t>
      </w:r>
      <w:r w:rsidR="00302F60">
        <w:rPr>
          <w:rFonts w:ascii="Arial" w:hAnsi="Arial" w:cs="Arial"/>
          <w:color w:val="auto"/>
          <w:sz w:val="24"/>
          <w:szCs w:val="24"/>
        </w:rPr>
        <w:t>Asignación de perfiles de acceso a los usuarios del sistema.</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Asigna Solicitudes</w:t>
      </w:r>
      <w:r w:rsidR="00302F60">
        <w:rPr>
          <w:rFonts w:ascii="Arial" w:hAnsi="Arial" w:cs="Arial"/>
          <w:b/>
          <w:color w:val="auto"/>
          <w:sz w:val="24"/>
          <w:szCs w:val="24"/>
        </w:rPr>
        <w:t xml:space="preserve">: </w:t>
      </w:r>
      <w:r w:rsidR="007A050A">
        <w:rPr>
          <w:rFonts w:ascii="Arial" w:hAnsi="Arial" w:cs="Arial"/>
          <w:color w:val="auto"/>
          <w:sz w:val="24"/>
          <w:szCs w:val="24"/>
        </w:rPr>
        <w:t>Asignación de solicitudes a los usuarios del sistema.</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Crea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Creación de clientes en el sistema.</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Modifica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w:t>
      </w:r>
      <w:r w:rsidR="007A050A" w:rsidRPr="00302F60">
        <w:rPr>
          <w:rFonts w:ascii="Arial" w:hAnsi="Arial" w:cs="Arial"/>
          <w:color w:val="auto"/>
          <w:sz w:val="24"/>
          <w:szCs w:val="24"/>
        </w:rPr>
        <w:t>Mo</w:t>
      </w:r>
      <w:r w:rsidR="007A050A">
        <w:rPr>
          <w:rFonts w:ascii="Arial" w:hAnsi="Arial" w:cs="Arial"/>
          <w:color w:val="auto"/>
          <w:sz w:val="24"/>
          <w:szCs w:val="24"/>
        </w:rPr>
        <w:t>dificación de la información de un cliente.</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Busca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Bú</w:t>
      </w:r>
      <w:r w:rsidR="007A050A" w:rsidRPr="00302F60">
        <w:rPr>
          <w:rFonts w:ascii="Arial" w:hAnsi="Arial" w:cs="Arial"/>
          <w:color w:val="auto"/>
          <w:sz w:val="24"/>
          <w:szCs w:val="24"/>
        </w:rPr>
        <w:t>squeda</w:t>
      </w:r>
      <w:r w:rsidR="007A050A">
        <w:rPr>
          <w:rFonts w:ascii="Arial" w:hAnsi="Arial" w:cs="Arial"/>
          <w:color w:val="auto"/>
          <w:sz w:val="24"/>
          <w:szCs w:val="24"/>
        </w:rPr>
        <w:t xml:space="preserve"> de clientes bajo determinados filtros.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Visualiza estadísticas</w:t>
      </w:r>
      <w:r w:rsidR="007A050A" w:rsidRPr="007A050A">
        <w:rPr>
          <w:rFonts w:ascii="Arial" w:hAnsi="Arial" w:cs="Arial"/>
          <w:b/>
          <w:color w:val="auto"/>
          <w:sz w:val="24"/>
          <w:szCs w:val="24"/>
        </w:rPr>
        <w:t>:</w:t>
      </w:r>
      <w:r w:rsidR="007A050A">
        <w:rPr>
          <w:rFonts w:ascii="Arial" w:hAnsi="Arial" w:cs="Arial"/>
          <w:color w:val="auto"/>
          <w:sz w:val="24"/>
          <w:szCs w:val="24"/>
        </w:rPr>
        <w:t xml:space="preserve"> Desplieg</w:t>
      </w:r>
      <w:r w:rsidR="00BE508F">
        <w:rPr>
          <w:rFonts w:ascii="Arial" w:hAnsi="Arial" w:cs="Arial"/>
          <w:color w:val="auto"/>
          <w:sz w:val="24"/>
          <w:szCs w:val="24"/>
        </w:rPr>
        <w:t>ue de la información estadí</w:t>
      </w:r>
      <w:r w:rsidR="007A050A">
        <w:rPr>
          <w:rFonts w:ascii="Arial" w:hAnsi="Arial" w:cs="Arial"/>
          <w:color w:val="auto"/>
          <w:sz w:val="24"/>
          <w:szCs w:val="24"/>
        </w:rPr>
        <w:t>stica de las solicitudes de los proyectos.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Crea Solicitudes</w:t>
      </w:r>
      <w:r w:rsidR="007A050A" w:rsidRPr="007A050A">
        <w:rPr>
          <w:rFonts w:ascii="Arial" w:hAnsi="Arial" w:cs="Arial"/>
          <w:b/>
          <w:color w:val="auto"/>
          <w:sz w:val="24"/>
          <w:szCs w:val="24"/>
        </w:rPr>
        <w:t>:</w:t>
      </w:r>
      <w:r w:rsidR="007A050A">
        <w:rPr>
          <w:rFonts w:ascii="Arial" w:hAnsi="Arial" w:cs="Arial"/>
          <w:color w:val="auto"/>
          <w:sz w:val="24"/>
          <w:szCs w:val="24"/>
        </w:rPr>
        <w:t xml:space="preserve"> Creación de solicitudes en el sistema, asociadas a un tipo y un proyecto.</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Busca Solicitudes</w:t>
      </w:r>
      <w:r w:rsidR="007A050A" w:rsidRPr="007A050A">
        <w:rPr>
          <w:rFonts w:ascii="Arial" w:hAnsi="Arial" w:cs="Arial"/>
          <w:b/>
          <w:color w:val="auto"/>
          <w:sz w:val="24"/>
          <w:szCs w:val="24"/>
        </w:rPr>
        <w:t>:</w:t>
      </w:r>
      <w:r w:rsidR="007A050A">
        <w:rPr>
          <w:rFonts w:ascii="Arial" w:hAnsi="Arial" w:cs="Arial"/>
          <w:color w:val="auto"/>
          <w:sz w:val="24"/>
          <w:szCs w:val="24"/>
        </w:rPr>
        <w:t xml:space="preserve"> Bú</w:t>
      </w:r>
      <w:r w:rsidR="007A050A" w:rsidRPr="00302F60">
        <w:rPr>
          <w:rFonts w:ascii="Arial" w:hAnsi="Arial" w:cs="Arial"/>
          <w:color w:val="auto"/>
          <w:sz w:val="24"/>
          <w:szCs w:val="24"/>
        </w:rPr>
        <w:t>squeda</w:t>
      </w:r>
      <w:r w:rsidR="007A050A">
        <w:rPr>
          <w:rFonts w:ascii="Arial" w:hAnsi="Arial" w:cs="Arial"/>
          <w:color w:val="auto"/>
          <w:sz w:val="24"/>
          <w:szCs w:val="24"/>
        </w:rPr>
        <w:t xml:space="preserve"> de solicitudes bajo determinados filtros.</w:t>
      </w:r>
    </w:p>
    <w:p w:rsidR="00A93C1F" w:rsidRPr="00DF0CC3"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Cambia estado de Solicitudes</w:t>
      </w:r>
      <w:r w:rsidR="007A050A">
        <w:rPr>
          <w:rFonts w:ascii="Arial" w:hAnsi="Arial" w:cs="Arial"/>
          <w:b/>
          <w:color w:val="auto"/>
          <w:sz w:val="24"/>
          <w:szCs w:val="24"/>
        </w:rPr>
        <w:t xml:space="preserve">: </w:t>
      </w:r>
      <w:r w:rsidR="00DF0CC3" w:rsidRPr="00DF0CC3">
        <w:rPr>
          <w:rFonts w:ascii="Arial" w:hAnsi="Arial" w:cs="Arial"/>
          <w:color w:val="auto"/>
          <w:sz w:val="24"/>
          <w:szCs w:val="24"/>
        </w:rPr>
        <w:t>Cambio de es</w:t>
      </w:r>
      <w:r w:rsidR="00DF0CC3">
        <w:rPr>
          <w:rFonts w:ascii="Arial" w:hAnsi="Arial" w:cs="Arial"/>
          <w:color w:val="auto"/>
          <w:sz w:val="24"/>
          <w:szCs w:val="24"/>
        </w:rPr>
        <w:t>tado de las solicitudes asignadas.</w:t>
      </w:r>
    </w:p>
    <w:p w:rsidR="00A93C1F" w:rsidRPr="007A050A" w:rsidRDefault="00636718" w:rsidP="00A93C1F">
      <w:pPr>
        <w:pStyle w:val="Prrafodelista"/>
        <w:numPr>
          <w:ilvl w:val="0"/>
          <w:numId w:val="31"/>
        </w:numPr>
        <w:spacing w:line="360" w:lineRule="auto"/>
        <w:jc w:val="both"/>
        <w:rPr>
          <w:rFonts w:ascii="Arial" w:hAnsi="Arial" w:cs="Arial"/>
          <w:b/>
          <w:color w:val="auto"/>
          <w:sz w:val="24"/>
          <w:szCs w:val="24"/>
        </w:rPr>
      </w:pPr>
      <w:r>
        <w:rPr>
          <w:rFonts w:ascii="Arial" w:hAnsi="Arial" w:cs="Arial"/>
          <w:b/>
          <w:color w:val="auto"/>
          <w:sz w:val="24"/>
          <w:szCs w:val="24"/>
        </w:rPr>
        <w:t xml:space="preserve">Agrega </w:t>
      </w:r>
      <w:r w:rsidR="00A93C1F" w:rsidRPr="007A050A">
        <w:rPr>
          <w:rFonts w:ascii="Arial" w:hAnsi="Arial" w:cs="Arial"/>
          <w:b/>
          <w:color w:val="auto"/>
          <w:sz w:val="24"/>
          <w:szCs w:val="24"/>
        </w:rPr>
        <w:t>Observaciones/Documentos a Solicitudes</w:t>
      </w:r>
      <w:r w:rsidR="007A050A">
        <w:rPr>
          <w:rFonts w:ascii="Arial" w:hAnsi="Arial" w:cs="Arial"/>
          <w:b/>
          <w:color w:val="auto"/>
          <w:sz w:val="24"/>
          <w:szCs w:val="24"/>
        </w:rPr>
        <w:t xml:space="preserve">: </w:t>
      </w:r>
      <w:r w:rsidR="00DF0CC3">
        <w:rPr>
          <w:rFonts w:ascii="Arial" w:hAnsi="Arial" w:cs="Arial"/>
          <w:color w:val="auto"/>
          <w:sz w:val="24"/>
          <w:szCs w:val="24"/>
        </w:rPr>
        <w:t>Agregación de observaciones y documentos al historial de las solicitudes.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Envía correo electrónico</w:t>
      </w:r>
      <w:r w:rsidR="007A050A" w:rsidRPr="007A050A">
        <w:rPr>
          <w:rFonts w:ascii="Arial" w:hAnsi="Arial" w:cs="Arial"/>
          <w:b/>
          <w:color w:val="auto"/>
          <w:sz w:val="24"/>
          <w:szCs w:val="24"/>
        </w:rPr>
        <w:t>:</w:t>
      </w:r>
      <w:r w:rsidR="005C70D2">
        <w:rPr>
          <w:rFonts w:ascii="Arial" w:hAnsi="Arial" w:cs="Arial"/>
          <w:color w:val="auto"/>
          <w:sz w:val="24"/>
          <w:szCs w:val="24"/>
        </w:rPr>
        <w:t xml:space="preserve"> Notificación ví</w:t>
      </w:r>
      <w:r w:rsidR="007A050A">
        <w:rPr>
          <w:rFonts w:ascii="Arial" w:hAnsi="Arial" w:cs="Arial"/>
          <w:color w:val="auto"/>
          <w:sz w:val="24"/>
          <w:szCs w:val="24"/>
        </w:rPr>
        <w:t>a correo electrónico de los cambios de estado de las solicitudes.</w:t>
      </w:r>
    </w:p>
    <w:p w:rsidR="00A93C1F" w:rsidRDefault="00A93C1F" w:rsidP="00151016">
      <w:pPr>
        <w:spacing w:line="360" w:lineRule="auto"/>
        <w:jc w:val="both"/>
        <w:rPr>
          <w:rFonts w:ascii="Arial" w:hAnsi="Arial" w:cs="Arial"/>
          <w:color w:val="auto"/>
          <w:sz w:val="24"/>
          <w:szCs w:val="24"/>
        </w:rPr>
      </w:pPr>
    </w:p>
    <w:p w:rsidR="00636718" w:rsidRDefault="00636718" w:rsidP="00151016">
      <w:pPr>
        <w:spacing w:line="360" w:lineRule="auto"/>
        <w:jc w:val="both"/>
        <w:rPr>
          <w:rFonts w:ascii="Arial" w:hAnsi="Arial" w:cs="Arial"/>
          <w:color w:val="auto"/>
          <w:sz w:val="24"/>
          <w:szCs w:val="24"/>
        </w:rPr>
      </w:pPr>
    </w:p>
    <w:p w:rsidR="00636718" w:rsidRPr="00332C3E" w:rsidRDefault="00636718"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7" w:name="_Toc371885494"/>
      <w:r w:rsidRPr="00332C3E">
        <w:rPr>
          <w:rFonts w:ascii="Arial" w:hAnsi="Arial" w:cs="Arial"/>
          <w:color w:val="auto"/>
          <w:sz w:val="24"/>
          <w:szCs w:val="24"/>
        </w:rPr>
        <w:lastRenderedPageBreak/>
        <w:t>4.4.4</w:t>
      </w:r>
      <w:r w:rsidRPr="00332C3E">
        <w:rPr>
          <w:rFonts w:ascii="Arial" w:hAnsi="Arial" w:cs="Arial"/>
          <w:color w:val="auto"/>
          <w:sz w:val="24"/>
          <w:szCs w:val="24"/>
        </w:rPr>
        <w:tab/>
        <w:t>Descripción de Casos de Uso</w:t>
      </w:r>
      <w:bookmarkEnd w:id="57"/>
    </w:p>
    <w:p w:rsidR="00151016" w:rsidRDefault="00151016" w:rsidP="00151016">
      <w:pPr>
        <w:spacing w:line="360" w:lineRule="auto"/>
        <w:jc w:val="both"/>
        <w:rPr>
          <w:rFonts w:ascii="Arial" w:hAnsi="Arial" w:cs="Arial"/>
          <w:color w:val="auto"/>
          <w:sz w:val="24"/>
          <w:szCs w:val="24"/>
        </w:rPr>
      </w:pPr>
    </w:p>
    <w:p w:rsidR="00A93C1F" w:rsidRDefault="00655113" w:rsidP="00A93C1F">
      <w:pPr>
        <w:pStyle w:val="Ttulo4"/>
        <w:spacing w:line="360" w:lineRule="auto"/>
        <w:jc w:val="both"/>
        <w:rPr>
          <w:rFonts w:ascii="Arial" w:hAnsi="Arial" w:cs="Arial"/>
          <w:color w:val="auto"/>
          <w:szCs w:val="24"/>
        </w:rPr>
      </w:pPr>
      <w:r>
        <w:rPr>
          <w:rFonts w:ascii="Arial" w:hAnsi="Arial" w:cs="Arial"/>
          <w:color w:val="auto"/>
          <w:szCs w:val="24"/>
        </w:rPr>
        <w:t xml:space="preserve">4.4.4.1 </w:t>
      </w:r>
      <w:r w:rsidR="00A93C1F" w:rsidRPr="00A93C1F">
        <w:rPr>
          <w:rFonts w:ascii="Arial" w:hAnsi="Arial" w:cs="Arial"/>
          <w:color w:val="auto"/>
          <w:szCs w:val="24"/>
        </w:rPr>
        <w:t>Inicia sesión</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BD3CA2"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BD3CA2"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CU-01</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4E32A7" w:rsidP="00DF0CC3">
            <w:pPr>
              <w:spacing w:after="0" w:line="240" w:lineRule="auto"/>
              <w:rPr>
                <w:rFonts w:ascii="Arial" w:eastAsia="Times New Roman" w:hAnsi="Arial" w:cs="Arial"/>
                <w:sz w:val="24"/>
                <w:szCs w:val="24"/>
              </w:rPr>
            </w:pPr>
            <w:r>
              <w:rPr>
                <w:rFonts w:ascii="Arial" w:eastAsia="Times New Roman" w:hAnsi="Arial" w:cs="Arial"/>
                <w:sz w:val="24"/>
                <w:szCs w:val="24"/>
              </w:rPr>
              <w:t xml:space="preserve">REQ-F-03, </w:t>
            </w:r>
            <w:r w:rsidR="00BD3CA2">
              <w:rPr>
                <w:rFonts w:ascii="Arial" w:eastAsia="Times New Roman" w:hAnsi="Arial" w:cs="Arial"/>
                <w:sz w:val="24"/>
                <w:szCs w:val="24"/>
              </w:rPr>
              <w:t>REQ-NF-04</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BD3CA2">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BD3CA2"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D3CA2" w:rsidRDefault="00BD3CA2" w:rsidP="00BD3CA2">
            <w:pPr>
              <w:pStyle w:val="Prrafodelista"/>
              <w:numPr>
                <w:ilvl w:val="0"/>
                <w:numId w:val="32"/>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DF0CC3">
              <w:rPr>
                <w:rFonts w:ascii="Arial" w:eastAsia="Times New Roman" w:hAnsi="Arial" w:cs="Arial"/>
                <w:sz w:val="24"/>
                <w:szCs w:val="24"/>
              </w:rPr>
              <w:t xml:space="preserve">ingresa su </w:t>
            </w:r>
            <w:r w:rsidR="008F21D2">
              <w:rPr>
                <w:rFonts w:ascii="Arial" w:eastAsia="Times New Roman" w:hAnsi="Arial" w:cs="Arial"/>
                <w:sz w:val="24"/>
                <w:szCs w:val="24"/>
              </w:rPr>
              <w:t>identificador de usuario y contraseña.</w:t>
            </w:r>
          </w:p>
          <w:p w:rsidR="008F21D2" w:rsidRPr="00BD3CA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usuario pres</w:t>
            </w:r>
            <w:r w:rsidR="005C70D2">
              <w:rPr>
                <w:rFonts w:ascii="Arial" w:eastAsia="Times New Roman" w:hAnsi="Arial" w:cs="Arial"/>
                <w:sz w:val="24"/>
                <w:szCs w:val="24"/>
              </w:rPr>
              <w:t>iona el botó</w:t>
            </w:r>
            <w:r>
              <w:rPr>
                <w:rFonts w:ascii="Arial" w:eastAsia="Times New Roman" w:hAnsi="Arial" w:cs="Arial"/>
                <w:sz w:val="24"/>
                <w:szCs w:val="24"/>
              </w:rPr>
              <w:t>n Iniciar sesión.</w:t>
            </w:r>
          </w:p>
          <w:p w:rsidR="00BD3CA2" w:rsidRDefault="00BD3CA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7F2E07">
              <w:rPr>
                <w:rFonts w:ascii="Arial" w:eastAsia="Times New Roman" w:hAnsi="Arial" w:cs="Arial"/>
                <w:sz w:val="24"/>
                <w:szCs w:val="24"/>
              </w:rPr>
              <w:t>vá</w:t>
            </w:r>
            <w:r w:rsidR="008F21D2">
              <w:rPr>
                <w:rFonts w:ascii="Arial" w:eastAsia="Times New Roman" w:hAnsi="Arial" w:cs="Arial"/>
                <w:sz w:val="24"/>
                <w:szCs w:val="24"/>
              </w:rPr>
              <w:t>lida las credenciales del usuario.</w:t>
            </w:r>
          </w:p>
          <w:p w:rsidR="008F21D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sistema inicia la sesión del usuario en el sistema y despliega la página inicial.</w:t>
            </w:r>
          </w:p>
          <w:p w:rsidR="008F21D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usuario visualiza que ha ingresado al sistema.</w:t>
            </w:r>
          </w:p>
          <w:p w:rsidR="008F21D2" w:rsidRPr="00BD3CA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Fin del caso de uso.</w:t>
            </w:r>
          </w:p>
          <w:p w:rsidR="00BD3CA2" w:rsidRPr="00DB271B" w:rsidRDefault="00BD3CA2"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BD3CA2"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D3CA2" w:rsidRDefault="00BD3CA2" w:rsidP="00BD3CA2">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8F21D2">
              <w:rPr>
                <w:rFonts w:ascii="Arial" w:eastAsia="Times New Roman" w:hAnsi="Arial" w:cs="Arial"/>
                <w:sz w:val="24"/>
                <w:szCs w:val="24"/>
              </w:rPr>
              <w:t>4</w:t>
            </w:r>
            <w:r>
              <w:rPr>
                <w:rFonts w:ascii="Arial" w:eastAsia="Times New Roman" w:hAnsi="Arial" w:cs="Arial"/>
                <w:sz w:val="24"/>
                <w:szCs w:val="24"/>
              </w:rPr>
              <w:t>:</w:t>
            </w:r>
          </w:p>
          <w:p w:rsidR="00BD3CA2" w:rsidRDefault="008F21D2"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w:t>
            </w:r>
            <w:r w:rsidR="007F2E07">
              <w:rPr>
                <w:rFonts w:ascii="Arial" w:eastAsia="Times New Roman" w:hAnsi="Arial" w:cs="Arial"/>
                <w:sz w:val="24"/>
                <w:szCs w:val="24"/>
              </w:rPr>
              <w:t>na que las credenciales son invá</w:t>
            </w:r>
            <w:r>
              <w:rPr>
                <w:rFonts w:ascii="Arial" w:eastAsia="Times New Roman" w:hAnsi="Arial" w:cs="Arial"/>
                <w:sz w:val="24"/>
                <w:szCs w:val="24"/>
              </w:rPr>
              <w:t>lidas.</w:t>
            </w:r>
          </w:p>
          <w:p w:rsidR="008F21D2" w:rsidRDefault="008F21D2"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8F21D2" w:rsidRPr="00BD3CA2" w:rsidRDefault="007F2E07"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8F21D2">
              <w:rPr>
                <w:rFonts w:ascii="Arial" w:eastAsia="Times New Roman" w:hAnsi="Arial" w:cs="Arial"/>
                <w:sz w:val="24"/>
                <w:szCs w:val="24"/>
              </w:rPr>
              <w:t>a en el paso 1.</w:t>
            </w:r>
          </w:p>
          <w:p w:rsidR="00BD3CA2" w:rsidRPr="00BD3CA2" w:rsidRDefault="00BD3CA2" w:rsidP="008F21D2">
            <w:pPr>
              <w:pStyle w:val="Prrafodelista"/>
              <w:spacing w:after="0" w:line="240" w:lineRule="auto"/>
              <w:ind w:left="1440"/>
              <w:rPr>
                <w:rFonts w:ascii="Arial" w:eastAsia="Times New Roman" w:hAnsi="Arial" w:cs="Arial"/>
                <w:sz w:val="24"/>
                <w:szCs w:val="24"/>
              </w:rPr>
            </w:pPr>
          </w:p>
        </w:tc>
      </w:tr>
      <w:tr w:rsidR="00BD3CA2"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D3CA2" w:rsidRPr="00DB271B" w:rsidRDefault="00BD3CA2" w:rsidP="007A050A">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7A050A" w:rsidRDefault="007A050A" w:rsidP="007A050A">
      <w:pPr>
        <w:pStyle w:val="Epgrafe"/>
        <w:jc w:val="center"/>
        <w:rPr>
          <w:rFonts w:ascii="Arial" w:hAnsi="Arial" w:cs="Arial"/>
          <w:sz w:val="22"/>
        </w:rPr>
      </w:pPr>
      <w:bookmarkStart w:id="58" w:name="_Toc371885607"/>
      <w:r w:rsidRPr="007A050A">
        <w:rPr>
          <w:rFonts w:ascii="Arial" w:hAnsi="Arial" w:cs="Arial"/>
          <w:sz w:val="22"/>
        </w:rPr>
        <w:t xml:space="preserve">Tabla </w:t>
      </w:r>
      <w:r w:rsidRPr="007A050A">
        <w:rPr>
          <w:rFonts w:ascii="Arial" w:hAnsi="Arial" w:cs="Arial"/>
          <w:sz w:val="22"/>
        </w:rPr>
        <w:fldChar w:fldCharType="begin"/>
      </w:r>
      <w:r w:rsidRPr="007A050A">
        <w:rPr>
          <w:rFonts w:ascii="Arial" w:hAnsi="Arial" w:cs="Arial"/>
          <w:sz w:val="22"/>
        </w:rPr>
        <w:instrText xml:space="preserve"> SEQ Tabla \* ARABIC </w:instrText>
      </w:r>
      <w:r w:rsidRPr="007A050A">
        <w:rPr>
          <w:rFonts w:ascii="Arial" w:hAnsi="Arial" w:cs="Arial"/>
          <w:sz w:val="22"/>
        </w:rPr>
        <w:fldChar w:fldCharType="separate"/>
      </w:r>
      <w:r w:rsidR="002E53C7">
        <w:rPr>
          <w:rFonts w:ascii="Arial" w:hAnsi="Arial" w:cs="Arial"/>
          <w:sz w:val="22"/>
        </w:rPr>
        <w:t>8</w:t>
      </w:r>
      <w:r w:rsidRPr="007A050A">
        <w:rPr>
          <w:rFonts w:ascii="Arial" w:hAnsi="Arial" w:cs="Arial"/>
          <w:sz w:val="22"/>
        </w:rPr>
        <w:fldChar w:fldCharType="end"/>
      </w:r>
      <w:r w:rsidRPr="007A050A">
        <w:rPr>
          <w:rFonts w:ascii="Arial" w:hAnsi="Arial" w:cs="Arial"/>
          <w:sz w:val="22"/>
        </w:rPr>
        <w:t xml:space="preserve"> - CU-01</w:t>
      </w:r>
      <w:bookmarkEnd w:id="58"/>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4.4.4.2 </w:t>
      </w:r>
      <w:r w:rsidR="00A93C1F" w:rsidRPr="00A93C1F">
        <w:rPr>
          <w:rFonts w:ascii="Arial" w:hAnsi="Arial" w:cs="Arial"/>
          <w:color w:val="auto"/>
          <w:szCs w:val="24"/>
        </w:rPr>
        <w:t>Modifica datos personales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4E32A7"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C7ED4" w:rsidP="00DF0CC3">
            <w:pPr>
              <w:spacing w:after="0" w:line="240" w:lineRule="auto"/>
              <w:rPr>
                <w:rFonts w:ascii="Arial" w:eastAsia="Times New Roman" w:hAnsi="Arial" w:cs="Arial"/>
                <w:sz w:val="24"/>
                <w:szCs w:val="24"/>
              </w:rPr>
            </w:pPr>
            <w:r>
              <w:rPr>
                <w:rFonts w:ascii="Arial" w:eastAsia="Times New Roman" w:hAnsi="Arial" w:cs="Arial"/>
                <w:sz w:val="24"/>
                <w:szCs w:val="24"/>
              </w:rPr>
              <w:t>Usuario registrado en el sistema.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BD3CA2" w:rsidRDefault="00117807" w:rsidP="004E32A7">
            <w:pPr>
              <w:pStyle w:val="Prrafodelista"/>
              <w:numPr>
                <w:ilvl w:val="0"/>
                <w:numId w:val="33"/>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4E32A7">
              <w:rPr>
                <w:rFonts w:ascii="Arial" w:eastAsia="Times New Roman" w:hAnsi="Arial" w:cs="Arial"/>
                <w:sz w:val="24"/>
                <w:szCs w:val="24"/>
              </w:rPr>
              <w:t>ingresa a la opción de su información personal.</w:t>
            </w:r>
          </w:p>
          <w:p w:rsidR="00117807" w:rsidRDefault="0011780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4E32A7">
              <w:rPr>
                <w:rFonts w:ascii="Arial" w:eastAsia="Times New Roman" w:hAnsi="Arial" w:cs="Arial"/>
                <w:sz w:val="24"/>
                <w:szCs w:val="24"/>
              </w:rPr>
              <w:t>despliega los siguientes datos:</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Rut (alfa-numérico)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4E32A7" w:rsidRDefault="005C70D2"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Telé</w:t>
            </w:r>
            <w:r w:rsidR="004E32A7">
              <w:rPr>
                <w:rFonts w:ascii="Arial" w:eastAsia="Times New Roman" w:hAnsi="Arial" w:cs="Arial"/>
                <w:sz w:val="24"/>
                <w:szCs w:val="24"/>
              </w:rPr>
              <w:t>fono (numérico)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Contraseña (alfa-numérico)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4E32A7" w:rsidRDefault="004E32A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Nombre (Obligatorio)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Apellido (Obligatorio)</w:t>
            </w:r>
          </w:p>
          <w:p w:rsidR="004E32A7" w:rsidRDefault="005C70D2"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Telé</w:t>
            </w:r>
            <w:r w:rsidR="004E32A7">
              <w:rPr>
                <w:rFonts w:ascii="Arial" w:eastAsia="Times New Roman" w:hAnsi="Arial" w:cs="Arial"/>
                <w:sz w:val="24"/>
                <w:szCs w:val="24"/>
              </w:rPr>
              <w:t>fono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Dirección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Contraseña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Correo (Obligatorio)</w:t>
            </w:r>
          </w:p>
          <w:p w:rsidR="004E32A7" w:rsidRDefault="004E32A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4E32A7" w:rsidRDefault="005C70D2"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4E32A7">
              <w:rPr>
                <w:rFonts w:ascii="Arial" w:eastAsia="Times New Roman" w:hAnsi="Arial" w:cs="Arial"/>
                <w:sz w:val="24"/>
                <w:szCs w:val="24"/>
              </w:rPr>
              <w:t>lida los datos y muestra mensaje de éxito del proceso.</w:t>
            </w:r>
          </w:p>
          <w:p w:rsidR="004E32A7" w:rsidRPr="00BC7ED4" w:rsidRDefault="004E32A7" w:rsidP="00BC7ED4">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Default="00117807" w:rsidP="00DF0CC3">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4E32A7">
              <w:rPr>
                <w:rFonts w:ascii="Arial" w:eastAsia="Times New Roman" w:hAnsi="Arial" w:cs="Arial"/>
                <w:sz w:val="24"/>
                <w:szCs w:val="24"/>
              </w:rPr>
              <w:t>5</w:t>
            </w:r>
            <w:r>
              <w:rPr>
                <w:rFonts w:ascii="Arial" w:eastAsia="Times New Roman" w:hAnsi="Arial" w:cs="Arial"/>
                <w:sz w:val="24"/>
                <w:szCs w:val="24"/>
              </w:rPr>
              <w:t>:</w:t>
            </w:r>
          </w:p>
          <w:p w:rsidR="00117807" w:rsidRDefault="004E32A7" w:rsidP="00DF0CC3">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5C70D2">
              <w:rPr>
                <w:rFonts w:ascii="Arial" w:eastAsia="Times New Roman" w:hAnsi="Arial" w:cs="Arial"/>
                <w:sz w:val="24"/>
                <w:szCs w:val="24"/>
              </w:rPr>
              <w:t>determina que los datos son invá</w:t>
            </w:r>
            <w:r>
              <w:rPr>
                <w:rFonts w:ascii="Arial" w:eastAsia="Times New Roman" w:hAnsi="Arial" w:cs="Arial"/>
                <w:sz w:val="24"/>
                <w:szCs w:val="24"/>
              </w:rPr>
              <w:t>lidos.</w:t>
            </w:r>
          </w:p>
          <w:p w:rsidR="004E32A7" w:rsidRDefault="004E32A7" w:rsidP="004E32A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4E32A7" w:rsidRPr="00BD3CA2" w:rsidRDefault="00BC7ED4" w:rsidP="004E32A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w:t>
            </w:r>
            <w:r w:rsidR="00A50EA6">
              <w:rPr>
                <w:rFonts w:ascii="Arial" w:eastAsia="Times New Roman" w:hAnsi="Arial" w:cs="Arial"/>
                <w:sz w:val="24"/>
                <w:szCs w:val="24"/>
              </w:rPr>
              <w:t>flujo continú</w:t>
            </w:r>
            <w:r>
              <w:rPr>
                <w:rFonts w:ascii="Arial" w:eastAsia="Times New Roman" w:hAnsi="Arial" w:cs="Arial"/>
                <w:sz w:val="24"/>
                <w:szCs w:val="24"/>
              </w:rPr>
              <w:t>a en el paso 2</w:t>
            </w:r>
            <w:r w:rsidR="004E32A7">
              <w:rPr>
                <w:rFonts w:ascii="Arial" w:eastAsia="Times New Roman" w:hAnsi="Arial" w:cs="Arial"/>
                <w:sz w:val="24"/>
                <w:szCs w:val="24"/>
              </w:rPr>
              <w:t>.</w:t>
            </w:r>
          </w:p>
          <w:p w:rsidR="00117807" w:rsidRPr="00BD3CA2" w:rsidRDefault="00117807" w:rsidP="004E32A7">
            <w:pPr>
              <w:pStyle w:val="Prrafodelista"/>
              <w:spacing w:after="0" w:line="240" w:lineRule="auto"/>
              <w:ind w:left="1440"/>
              <w:rPr>
                <w:rFonts w:ascii="Arial" w:eastAsia="Times New Roman" w:hAnsi="Arial" w:cs="Arial"/>
                <w:sz w:val="24"/>
                <w:szCs w:val="24"/>
              </w:rPr>
            </w:pP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BC7ED4"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usuario</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59" w:name="_Toc371885608"/>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9</w:t>
      </w:r>
      <w:r w:rsidRPr="002E53C7">
        <w:rPr>
          <w:rFonts w:ascii="Arial" w:hAnsi="Arial" w:cs="Arial"/>
          <w:sz w:val="22"/>
        </w:rPr>
        <w:fldChar w:fldCharType="end"/>
      </w:r>
      <w:r w:rsidRPr="002E53C7">
        <w:rPr>
          <w:rFonts w:ascii="Arial" w:hAnsi="Arial" w:cs="Arial"/>
          <w:sz w:val="22"/>
        </w:rPr>
        <w:t xml:space="preserve"> - CU-02</w:t>
      </w:r>
      <w:bookmarkEnd w:id="59"/>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4.4.4.3 </w:t>
      </w:r>
      <w:r w:rsidR="00A93C1F" w:rsidRPr="00A93C1F">
        <w:rPr>
          <w:rFonts w:ascii="Arial" w:hAnsi="Arial" w:cs="Arial"/>
          <w:color w:val="auto"/>
          <w:szCs w:val="24"/>
        </w:rPr>
        <w:t>Crea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8F23D0" w:rsidP="008F23D0">
            <w:pPr>
              <w:spacing w:after="0" w:line="240" w:lineRule="auto"/>
              <w:rPr>
                <w:rFonts w:ascii="Arial" w:eastAsia="Times New Roman" w:hAnsi="Arial" w:cs="Arial"/>
                <w:sz w:val="24"/>
                <w:szCs w:val="24"/>
              </w:rPr>
            </w:pPr>
            <w:r>
              <w:rPr>
                <w:rFonts w:ascii="Arial" w:eastAsia="Times New Roman" w:hAnsi="Arial" w:cs="Arial"/>
                <w:sz w:val="24"/>
                <w:szCs w:val="24"/>
              </w:rPr>
              <w:t>Administrador, 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BD3CA2" w:rsidRDefault="00117807" w:rsidP="00DA0D7E">
            <w:pPr>
              <w:pStyle w:val="Prrafodelista"/>
              <w:numPr>
                <w:ilvl w:val="0"/>
                <w:numId w:val="34"/>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224095">
              <w:rPr>
                <w:rFonts w:ascii="Arial" w:eastAsia="Times New Roman" w:hAnsi="Arial" w:cs="Arial"/>
                <w:sz w:val="24"/>
                <w:szCs w:val="24"/>
              </w:rPr>
              <w:t>ingresa a la opción para crear proyectos.</w:t>
            </w:r>
          </w:p>
          <w:p w:rsidR="00117807" w:rsidRDefault="00117807"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224095">
              <w:rPr>
                <w:rFonts w:ascii="Arial" w:eastAsia="Times New Roman" w:hAnsi="Arial" w:cs="Arial"/>
                <w:sz w:val="24"/>
                <w:szCs w:val="24"/>
              </w:rPr>
              <w:t>despliega los siguientes campos:</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Nombre</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Descripción</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Jefe de proyecto</w:t>
            </w:r>
            <w:r w:rsidR="00DA0D7E">
              <w:rPr>
                <w:rFonts w:ascii="Arial" w:eastAsia="Times New Roman" w:hAnsi="Arial" w:cs="Arial"/>
                <w:sz w:val="24"/>
                <w:szCs w:val="24"/>
              </w:rPr>
              <w:t xml:space="preserve"> (combo-box)</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Duración</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de inicio</w:t>
            </w:r>
            <w:r w:rsidR="00DA0D7E">
              <w:rPr>
                <w:rFonts w:ascii="Arial" w:eastAsia="Times New Roman" w:hAnsi="Arial" w:cs="Arial"/>
                <w:sz w:val="24"/>
                <w:szCs w:val="24"/>
              </w:rPr>
              <w:t xml:space="preserve"> (fecha)</w:t>
            </w:r>
          </w:p>
          <w:p w:rsidR="00224095" w:rsidRDefault="00BC0E06"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224095">
              <w:rPr>
                <w:rFonts w:ascii="Arial" w:eastAsia="Times New Roman" w:hAnsi="Arial" w:cs="Arial"/>
                <w:sz w:val="24"/>
                <w:szCs w:val="24"/>
              </w:rPr>
              <w:t>rmino</w:t>
            </w:r>
            <w:r w:rsidR="00DA0D7E">
              <w:rPr>
                <w:rFonts w:ascii="Arial" w:eastAsia="Times New Roman" w:hAnsi="Arial" w:cs="Arial"/>
                <w:sz w:val="24"/>
                <w:szCs w:val="24"/>
              </w:rPr>
              <w:t xml:space="preserve"> (fecha)</w:t>
            </w:r>
          </w:p>
          <w:p w:rsidR="00224095" w:rsidRDefault="00BC0E06"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224095">
              <w:rPr>
                <w:rFonts w:ascii="Arial" w:eastAsia="Times New Roman" w:hAnsi="Arial" w:cs="Arial"/>
                <w:sz w:val="24"/>
                <w:szCs w:val="24"/>
              </w:rPr>
              <w:t>a</w:t>
            </w:r>
            <w:r w:rsidR="00DA0D7E">
              <w:rPr>
                <w:rFonts w:ascii="Arial" w:eastAsia="Times New Roman" w:hAnsi="Arial" w:cs="Arial"/>
                <w:sz w:val="24"/>
                <w:szCs w:val="24"/>
              </w:rPr>
              <w:t xml:space="preserve"> (fecha)</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Cliente</w:t>
            </w:r>
            <w:r w:rsidR="00DA0D7E">
              <w:rPr>
                <w:rFonts w:ascii="Arial" w:eastAsia="Times New Roman" w:hAnsi="Arial" w:cs="Arial"/>
                <w:sz w:val="24"/>
                <w:szCs w:val="24"/>
              </w:rPr>
              <w:t xml:space="preserve"> (combo-box)</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Tipo de proyecto</w:t>
            </w:r>
            <w:r w:rsidR="00DA0D7E">
              <w:rPr>
                <w:rFonts w:ascii="Arial" w:eastAsia="Times New Roman" w:hAnsi="Arial" w:cs="Arial"/>
                <w:sz w:val="24"/>
                <w:szCs w:val="24"/>
              </w:rPr>
              <w:t xml:space="preserve"> (combo-box)</w:t>
            </w:r>
          </w:p>
          <w:p w:rsidR="00DA0D7E" w:rsidRDefault="00DA0D7E"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w:t>
            </w:r>
          </w:p>
          <w:p w:rsidR="00DA0D7E" w:rsidRDefault="00BC0E06"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DA0D7E">
              <w:rPr>
                <w:rFonts w:ascii="Arial" w:eastAsia="Times New Roman" w:hAnsi="Arial" w:cs="Arial"/>
                <w:sz w:val="24"/>
                <w:szCs w:val="24"/>
              </w:rPr>
              <w:t>lida los datos y muestra mensaje de éxito del proceso.</w:t>
            </w:r>
          </w:p>
          <w:p w:rsidR="00117807" w:rsidRPr="00DB271B" w:rsidRDefault="00DA0D7E" w:rsidP="0014607D">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DA0D7E" w:rsidRDefault="00117807" w:rsidP="00DA0D7E">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DA0D7E">
              <w:rPr>
                <w:rFonts w:ascii="Arial" w:eastAsia="Times New Roman" w:hAnsi="Arial" w:cs="Arial"/>
                <w:sz w:val="24"/>
                <w:szCs w:val="24"/>
              </w:rPr>
              <w:t>4:</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14607D">
              <w:rPr>
                <w:rFonts w:ascii="Arial" w:eastAsia="Times New Roman" w:hAnsi="Arial" w:cs="Arial"/>
                <w:sz w:val="24"/>
                <w:szCs w:val="24"/>
              </w:rPr>
              <w:t>determina que los datos son invá</w:t>
            </w:r>
            <w:r>
              <w:rPr>
                <w:rFonts w:ascii="Arial" w:eastAsia="Times New Roman" w:hAnsi="Arial" w:cs="Arial"/>
                <w:sz w:val="24"/>
                <w:szCs w:val="24"/>
              </w:rPr>
              <w:t>lidos.</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DA0D7E" w:rsidRPr="00BD3CA2" w:rsidRDefault="0014607D"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DA0D7E">
              <w:rPr>
                <w:rFonts w:ascii="Arial" w:eastAsia="Times New Roman" w:hAnsi="Arial" w:cs="Arial"/>
                <w:sz w:val="24"/>
                <w:szCs w:val="24"/>
              </w:rPr>
              <w:t>a en el paso 2.</w:t>
            </w:r>
          </w:p>
          <w:p w:rsidR="00117807" w:rsidRPr="00BD3CA2" w:rsidRDefault="00117807" w:rsidP="00DA0D7E">
            <w:pPr>
              <w:pStyle w:val="Prrafodelista"/>
              <w:spacing w:after="0" w:line="240" w:lineRule="auto"/>
              <w:ind w:left="1440"/>
              <w:rPr>
                <w:rFonts w:ascii="Arial" w:eastAsia="Times New Roman" w:hAnsi="Arial" w:cs="Arial"/>
                <w:sz w:val="24"/>
                <w:szCs w:val="24"/>
              </w:rPr>
            </w:pP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DA0D7E"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crea el proyecto en el</w:t>
            </w:r>
            <w:r w:rsidR="00117807">
              <w:rPr>
                <w:rFonts w:ascii="Arial" w:eastAsia="Times New Roman" w:hAnsi="Arial" w:cs="Arial"/>
                <w:sz w:val="24"/>
                <w:szCs w:val="24"/>
              </w:rPr>
              <w:t xml:space="preserve"> sistema</w:t>
            </w:r>
            <w:r>
              <w:rPr>
                <w:rFonts w:ascii="Arial" w:eastAsia="Times New Roman" w:hAnsi="Arial" w:cs="Arial"/>
                <w:sz w:val="24"/>
                <w:szCs w:val="24"/>
              </w:rPr>
              <w:t xml:space="preserve"> con estado vigente</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60" w:name="_Toc371885609"/>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10</w:t>
      </w:r>
      <w:r w:rsidRPr="002E53C7">
        <w:rPr>
          <w:rFonts w:ascii="Arial" w:hAnsi="Arial" w:cs="Arial"/>
          <w:sz w:val="22"/>
        </w:rPr>
        <w:fldChar w:fldCharType="end"/>
      </w:r>
      <w:r w:rsidRPr="002E53C7">
        <w:rPr>
          <w:rFonts w:ascii="Arial" w:hAnsi="Arial" w:cs="Arial"/>
          <w:sz w:val="22"/>
        </w:rPr>
        <w:t xml:space="preserve"> - CU-03</w:t>
      </w:r>
      <w:bookmarkEnd w:id="60"/>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4.4.4.4 </w:t>
      </w:r>
      <w:r w:rsidR="00A93C1F" w:rsidRPr="00A93C1F">
        <w:rPr>
          <w:rFonts w:ascii="Arial" w:hAnsi="Arial" w:cs="Arial"/>
          <w:color w:val="auto"/>
          <w:szCs w:val="24"/>
        </w:rPr>
        <w:t>Modifica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3345E7"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0B2556">
            <w:pPr>
              <w:spacing w:after="0" w:line="240" w:lineRule="auto"/>
              <w:rPr>
                <w:rFonts w:ascii="Arial" w:eastAsia="Times New Roman" w:hAnsi="Arial" w:cs="Arial"/>
                <w:sz w:val="24"/>
                <w:szCs w:val="24"/>
              </w:rPr>
            </w:pPr>
            <w:r>
              <w:rPr>
                <w:rFonts w:ascii="Arial" w:eastAsia="Times New Roman" w:hAnsi="Arial" w:cs="Arial"/>
                <w:sz w:val="24"/>
                <w:szCs w:val="24"/>
              </w:rPr>
              <w:t>Administrador, 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DA0D7E" w:rsidRPr="00BD3CA2" w:rsidRDefault="00DA0D7E" w:rsidP="00DA0D7E">
            <w:pPr>
              <w:pStyle w:val="Prrafodelista"/>
              <w:numPr>
                <w:ilvl w:val="0"/>
                <w:numId w:val="35"/>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de modificar proyecto.</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datos:</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Jefe de proyecto (combo-box)</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Duración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inicio (fecha)</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DA0D7E">
              <w:rPr>
                <w:rFonts w:ascii="Arial" w:eastAsia="Times New Roman" w:hAnsi="Arial" w:cs="Arial"/>
                <w:sz w:val="24"/>
                <w:szCs w:val="24"/>
              </w:rPr>
              <w:t>rmino (fecha)</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DA0D7E">
              <w:rPr>
                <w:rFonts w:ascii="Arial" w:eastAsia="Times New Roman" w:hAnsi="Arial" w:cs="Arial"/>
                <w:sz w:val="24"/>
                <w:szCs w:val="24"/>
              </w:rPr>
              <w:t>a (fecha)</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Cliente (combo-box)</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Tipo de proyecto (combo-box)</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El usuario puede modificar los siguientes datos:</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Descripción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Jefe de proyecto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Duración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inicio (Obligatorio)</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DA0D7E">
              <w:rPr>
                <w:rFonts w:ascii="Arial" w:eastAsia="Times New Roman" w:hAnsi="Arial" w:cs="Arial"/>
                <w:sz w:val="24"/>
                <w:szCs w:val="24"/>
              </w:rPr>
              <w:t>rmino (Obligatorio)</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DA0D7E">
              <w:rPr>
                <w:rFonts w:ascii="Arial" w:eastAsia="Times New Roman" w:hAnsi="Arial" w:cs="Arial"/>
                <w:sz w:val="24"/>
                <w:szCs w:val="24"/>
              </w:rPr>
              <w:t>a (Obligatorio)</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DA0D7E" w:rsidRDefault="00BC0E06"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DA0D7E">
              <w:rPr>
                <w:rFonts w:ascii="Arial" w:eastAsia="Times New Roman" w:hAnsi="Arial" w:cs="Arial"/>
                <w:sz w:val="24"/>
                <w:szCs w:val="24"/>
              </w:rPr>
              <w:t>lida los datos y muestra mensaje de éxito del proceso.</w:t>
            </w:r>
          </w:p>
          <w:p w:rsidR="00117807" w:rsidRPr="00DB271B" w:rsidRDefault="00DA0D7E" w:rsidP="00BE3EF5">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DA0D7E" w:rsidRDefault="00117807" w:rsidP="00DA0D7E">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DA0D7E">
              <w:rPr>
                <w:rFonts w:ascii="Arial" w:eastAsia="Times New Roman" w:hAnsi="Arial" w:cs="Arial"/>
                <w:sz w:val="24"/>
                <w:szCs w:val="24"/>
              </w:rPr>
              <w:t>5:</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BC0E06">
              <w:rPr>
                <w:rFonts w:ascii="Arial" w:eastAsia="Times New Roman" w:hAnsi="Arial" w:cs="Arial"/>
                <w:sz w:val="24"/>
                <w:szCs w:val="24"/>
              </w:rPr>
              <w:t>determina que los datos son invá</w:t>
            </w:r>
            <w:r>
              <w:rPr>
                <w:rFonts w:ascii="Arial" w:eastAsia="Times New Roman" w:hAnsi="Arial" w:cs="Arial"/>
                <w:sz w:val="24"/>
                <w:szCs w:val="24"/>
              </w:rPr>
              <w:t>lidos.</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DA0D7E" w:rsidRDefault="00BC0E06"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DA0D7E">
              <w:rPr>
                <w:rFonts w:ascii="Arial" w:eastAsia="Times New Roman" w:hAnsi="Arial" w:cs="Arial"/>
                <w:sz w:val="24"/>
                <w:szCs w:val="24"/>
              </w:rPr>
              <w:t>a en el paso 2.</w:t>
            </w:r>
          </w:p>
          <w:p w:rsidR="000B2556" w:rsidRDefault="003345E7" w:rsidP="003345E7">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paso 4:</w:t>
            </w:r>
          </w:p>
          <w:p w:rsidR="003345E7" w:rsidRDefault="003345E7" w:rsidP="003345E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Eliminar.</w:t>
            </w:r>
          </w:p>
          <w:p w:rsidR="003345E7" w:rsidRDefault="003345E7" w:rsidP="003345E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pregunta de confirmación.</w:t>
            </w:r>
          </w:p>
          <w:p w:rsidR="003345E7" w:rsidRDefault="003345E7" w:rsidP="003345E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confirma la acción.</w:t>
            </w:r>
          </w:p>
          <w:p w:rsidR="003345E7" w:rsidRDefault="003345E7" w:rsidP="003345E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cambia el estado del proyecto a inactivo.</w:t>
            </w:r>
          </w:p>
          <w:p w:rsidR="00117807" w:rsidRPr="003345E7" w:rsidRDefault="003345E7" w:rsidP="003345E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5.</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DA0D7E"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proyecto</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61" w:name="_Toc371885610"/>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11</w:t>
      </w:r>
      <w:r w:rsidRPr="002E53C7">
        <w:rPr>
          <w:rFonts w:ascii="Arial" w:hAnsi="Arial" w:cs="Arial"/>
          <w:sz w:val="22"/>
        </w:rPr>
        <w:fldChar w:fldCharType="end"/>
      </w:r>
      <w:r w:rsidRPr="002E53C7">
        <w:rPr>
          <w:rFonts w:ascii="Arial" w:hAnsi="Arial" w:cs="Arial"/>
          <w:sz w:val="22"/>
        </w:rPr>
        <w:t xml:space="preserve"> - CU-04</w:t>
      </w:r>
      <w:bookmarkEnd w:id="61"/>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4.4.4.5 </w:t>
      </w:r>
      <w:r w:rsidR="00A93C1F" w:rsidRPr="00A93C1F">
        <w:rPr>
          <w:rFonts w:ascii="Arial" w:hAnsi="Arial" w:cs="Arial"/>
          <w:color w:val="auto"/>
          <w:szCs w:val="24"/>
        </w:rPr>
        <w:t>Busca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CU-05</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B87780">
            <w:pPr>
              <w:spacing w:after="0" w:line="240" w:lineRule="auto"/>
              <w:rPr>
                <w:rFonts w:ascii="Arial" w:eastAsia="Times New Roman" w:hAnsi="Arial" w:cs="Arial"/>
                <w:sz w:val="24"/>
                <w:szCs w:val="24"/>
              </w:rPr>
            </w:pPr>
            <w:r>
              <w:rPr>
                <w:rFonts w:ascii="Arial" w:eastAsia="Times New Roman" w:hAnsi="Arial" w:cs="Arial"/>
                <w:sz w:val="24"/>
                <w:szCs w:val="24"/>
              </w:rPr>
              <w:t>REQ-</w:t>
            </w:r>
            <w:r w:rsidR="00B87780">
              <w:rPr>
                <w:rFonts w:ascii="Arial" w:eastAsia="Times New Roman" w:hAnsi="Arial" w:cs="Arial"/>
                <w:sz w:val="24"/>
                <w:szCs w:val="24"/>
              </w:rPr>
              <w:t>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3345E7"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3345E7">
            <w:pPr>
              <w:spacing w:after="0" w:line="240" w:lineRule="auto"/>
              <w:rPr>
                <w:rFonts w:ascii="Arial" w:eastAsia="Times New Roman" w:hAnsi="Arial" w:cs="Arial"/>
                <w:sz w:val="24"/>
                <w:szCs w:val="24"/>
              </w:rPr>
            </w:pPr>
            <w:r>
              <w:rPr>
                <w:rFonts w:ascii="Arial" w:eastAsia="Times New Roman" w:hAnsi="Arial" w:cs="Arial"/>
                <w:sz w:val="24"/>
                <w:szCs w:val="24"/>
              </w:rPr>
              <w:t>Administrador, 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2E4730" w:rsidRPr="00BD3CA2" w:rsidRDefault="002E4730" w:rsidP="002E4730">
            <w:pPr>
              <w:pStyle w:val="Prrafodelista"/>
              <w:numPr>
                <w:ilvl w:val="0"/>
                <w:numId w:val="37"/>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Proyecto.</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Nombre de Proyecto (texto)</w:t>
            </w:r>
          </w:p>
          <w:p w:rsidR="003345E7" w:rsidRDefault="003345E7"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Jefe de Proyecto (Combo-box)</w:t>
            </w:r>
          </w:p>
          <w:p w:rsidR="003345E7" w:rsidRDefault="003345E7"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Cliente (Combo-box)</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Inicio</w:t>
            </w:r>
            <w:r w:rsidR="003345E7">
              <w:rPr>
                <w:rFonts w:ascii="Arial" w:eastAsia="Times New Roman" w:hAnsi="Arial" w:cs="Arial"/>
                <w:sz w:val="24"/>
                <w:szCs w:val="24"/>
              </w:rPr>
              <w:t xml:space="preserve"> desde</w:t>
            </w:r>
            <w:r>
              <w:rPr>
                <w:rFonts w:ascii="Arial" w:eastAsia="Times New Roman" w:hAnsi="Arial" w:cs="Arial"/>
                <w:sz w:val="24"/>
                <w:szCs w:val="24"/>
              </w:rPr>
              <w:t xml:space="preserve"> (</w:t>
            </w:r>
            <w:r w:rsidR="00BE3EF5">
              <w:rPr>
                <w:rFonts w:ascii="Arial" w:eastAsia="Times New Roman" w:hAnsi="Arial" w:cs="Arial"/>
                <w:sz w:val="24"/>
                <w:szCs w:val="24"/>
              </w:rPr>
              <w:t>fecha</w:t>
            </w:r>
            <w:r>
              <w:rPr>
                <w:rFonts w:ascii="Arial" w:eastAsia="Times New Roman" w:hAnsi="Arial" w:cs="Arial"/>
                <w:sz w:val="24"/>
                <w:szCs w:val="24"/>
              </w:rPr>
              <w:t>)</w:t>
            </w:r>
            <w:r w:rsidR="003345E7">
              <w:rPr>
                <w:rFonts w:ascii="Arial" w:eastAsia="Times New Roman" w:hAnsi="Arial" w:cs="Arial"/>
                <w:sz w:val="24"/>
                <w:szCs w:val="24"/>
              </w:rPr>
              <w:t xml:space="preserve"> (filtros avanzados)</w:t>
            </w:r>
          </w:p>
          <w:p w:rsidR="002E4730" w:rsidRDefault="00BE3EF5"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Fecha </w:t>
            </w:r>
            <w:r w:rsidR="003345E7">
              <w:rPr>
                <w:rFonts w:ascii="Arial" w:eastAsia="Times New Roman" w:hAnsi="Arial" w:cs="Arial"/>
                <w:sz w:val="24"/>
                <w:szCs w:val="24"/>
              </w:rPr>
              <w:t>Inicio hasta</w:t>
            </w:r>
            <w:r>
              <w:rPr>
                <w:rFonts w:ascii="Arial" w:eastAsia="Times New Roman" w:hAnsi="Arial" w:cs="Arial"/>
                <w:sz w:val="24"/>
                <w:szCs w:val="24"/>
              </w:rPr>
              <w:t xml:space="preserve"> (fecha</w:t>
            </w:r>
            <w:r w:rsidR="002E4730">
              <w:rPr>
                <w:rFonts w:ascii="Arial" w:eastAsia="Times New Roman" w:hAnsi="Arial" w:cs="Arial"/>
                <w:sz w:val="24"/>
                <w:szCs w:val="24"/>
              </w:rPr>
              <w:t>)</w:t>
            </w:r>
            <w:r w:rsidR="003345E7">
              <w:rPr>
                <w:rFonts w:ascii="Arial" w:eastAsia="Times New Roman" w:hAnsi="Arial" w:cs="Arial"/>
                <w:sz w:val="24"/>
                <w:szCs w:val="24"/>
              </w:rPr>
              <w:t xml:space="preserve"> </w:t>
            </w:r>
            <w:r w:rsidR="003345E7">
              <w:rPr>
                <w:rFonts w:ascii="Arial" w:eastAsia="Times New Roman" w:hAnsi="Arial" w:cs="Arial"/>
                <w:sz w:val="24"/>
                <w:szCs w:val="24"/>
              </w:rPr>
              <w:t>(filtros avanzados)</w:t>
            </w:r>
          </w:p>
          <w:p w:rsidR="003345E7" w:rsidRDefault="003345E7" w:rsidP="003345E7">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Fecha </w:t>
            </w:r>
            <w:r>
              <w:rPr>
                <w:rFonts w:ascii="Arial" w:eastAsia="Times New Roman" w:hAnsi="Arial" w:cs="Arial"/>
                <w:sz w:val="24"/>
                <w:szCs w:val="24"/>
              </w:rPr>
              <w:t>Término</w:t>
            </w:r>
            <w:r>
              <w:rPr>
                <w:rFonts w:ascii="Arial" w:eastAsia="Times New Roman" w:hAnsi="Arial" w:cs="Arial"/>
                <w:sz w:val="24"/>
                <w:szCs w:val="24"/>
              </w:rPr>
              <w:t xml:space="preserve"> desde (fecha)</w:t>
            </w:r>
            <w:r>
              <w:rPr>
                <w:rFonts w:ascii="Arial" w:eastAsia="Times New Roman" w:hAnsi="Arial" w:cs="Arial"/>
                <w:sz w:val="24"/>
                <w:szCs w:val="24"/>
              </w:rPr>
              <w:t xml:space="preserve"> </w:t>
            </w:r>
            <w:r>
              <w:rPr>
                <w:rFonts w:ascii="Arial" w:eastAsia="Times New Roman" w:hAnsi="Arial" w:cs="Arial"/>
                <w:sz w:val="24"/>
                <w:szCs w:val="24"/>
              </w:rPr>
              <w:t>(filtros avanzados)</w:t>
            </w:r>
          </w:p>
          <w:p w:rsidR="003345E7" w:rsidRPr="003345E7" w:rsidRDefault="003345E7" w:rsidP="003345E7">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Fecha </w:t>
            </w:r>
            <w:r>
              <w:rPr>
                <w:rFonts w:ascii="Arial" w:eastAsia="Times New Roman" w:hAnsi="Arial" w:cs="Arial"/>
                <w:sz w:val="24"/>
                <w:szCs w:val="24"/>
              </w:rPr>
              <w:t>Término</w:t>
            </w:r>
            <w:r>
              <w:rPr>
                <w:rFonts w:ascii="Arial" w:eastAsia="Times New Roman" w:hAnsi="Arial" w:cs="Arial"/>
                <w:sz w:val="24"/>
                <w:szCs w:val="24"/>
              </w:rPr>
              <w:t xml:space="preserve"> hasta (fecha)</w:t>
            </w:r>
            <w:r>
              <w:rPr>
                <w:rFonts w:ascii="Arial" w:eastAsia="Times New Roman" w:hAnsi="Arial" w:cs="Arial"/>
                <w:sz w:val="24"/>
                <w:szCs w:val="24"/>
              </w:rPr>
              <w:t xml:space="preserve"> </w:t>
            </w:r>
            <w:r>
              <w:rPr>
                <w:rFonts w:ascii="Arial" w:eastAsia="Times New Roman" w:hAnsi="Arial" w:cs="Arial"/>
                <w:sz w:val="24"/>
                <w:szCs w:val="24"/>
              </w:rPr>
              <w:t>(filtros avanzados)</w:t>
            </w:r>
          </w:p>
          <w:p w:rsidR="002E4730" w:rsidRDefault="003345E7"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Fecha de garantía</w:t>
            </w:r>
            <w:r w:rsidR="002E4730">
              <w:rPr>
                <w:rFonts w:ascii="Arial" w:eastAsia="Times New Roman" w:hAnsi="Arial" w:cs="Arial"/>
                <w:sz w:val="24"/>
                <w:szCs w:val="24"/>
              </w:rPr>
              <w:t xml:space="preserve"> </w:t>
            </w:r>
            <w:r>
              <w:rPr>
                <w:rFonts w:ascii="Arial" w:eastAsia="Times New Roman" w:hAnsi="Arial" w:cs="Arial"/>
                <w:sz w:val="24"/>
                <w:szCs w:val="24"/>
              </w:rPr>
              <w:t xml:space="preserve">desde </w:t>
            </w:r>
            <w:r w:rsidR="002E4730">
              <w:rPr>
                <w:rFonts w:ascii="Arial" w:eastAsia="Times New Roman" w:hAnsi="Arial" w:cs="Arial"/>
                <w:sz w:val="24"/>
                <w:szCs w:val="24"/>
              </w:rPr>
              <w:t>(</w:t>
            </w:r>
            <w:r>
              <w:rPr>
                <w:rFonts w:ascii="Arial" w:eastAsia="Times New Roman" w:hAnsi="Arial" w:cs="Arial"/>
                <w:sz w:val="24"/>
                <w:szCs w:val="24"/>
              </w:rPr>
              <w:t>fecha</w:t>
            </w:r>
            <w:r w:rsidR="002E4730">
              <w:rPr>
                <w:rFonts w:ascii="Arial" w:eastAsia="Times New Roman" w:hAnsi="Arial" w:cs="Arial"/>
                <w:sz w:val="24"/>
                <w:szCs w:val="24"/>
              </w:rPr>
              <w:t>)</w:t>
            </w:r>
            <w:r>
              <w:rPr>
                <w:rFonts w:ascii="Arial" w:eastAsia="Times New Roman" w:hAnsi="Arial" w:cs="Arial"/>
                <w:sz w:val="24"/>
                <w:szCs w:val="24"/>
              </w:rPr>
              <w:t xml:space="preserve"> </w:t>
            </w:r>
            <w:r>
              <w:rPr>
                <w:rFonts w:ascii="Arial" w:eastAsia="Times New Roman" w:hAnsi="Arial" w:cs="Arial"/>
                <w:sz w:val="24"/>
                <w:szCs w:val="24"/>
              </w:rPr>
              <w:t>(filtros avanzados)</w:t>
            </w:r>
          </w:p>
          <w:p w:rsidR="003345E7" w:rsidRPr="003345E7" w:rsidRDefault="003345E7" w:rsidP="003345E7">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Fecha de garantía </w:t>
            </w:r>
            <w:r>
              <w:rPr>
                <w:rFonts w:ascii="Arial" w:eastAsia="Times New Roman" w:hAnsi="Arial" w:cs="Arial"/>
                <w:sz w:val="24"/>
                <w:szCs w:val="24"/>
              </w:rPr>
              <w:t>hasta</w:t>
            </w:r>
            <w:r>
              <w:rPr>
                <w:rFonts w:ascii="Arial" w:eastAsia="Times New Roman" w:hAnsi="Arial" w:cs="Arial"/>
                <w:sz w:val="24"/>
                <w:szCs w:val="24"/>
              </w:rPr>
              <w:t xml:space="preserve"> (fecha)</w:t>
            </w:r>
            <w:r>
              <w:rPr>
                <w:rFonts w:ascii="Arial" w:eastAsia="Times New Roman" w:hAnsi="Arial" w:cs="Arial"/>
                <w:sz w:val="24"/>
                <w:szCs w:val="24"/>
              </w:rPr>
              <w:t xml:space="preserve"> </w:t>
            </w:r>
            <w:r>
              <w:rPr>
                <w:rFonts w:ascii="Arial" w:eastAsia="Times New Roman" w:hAnsi="Arial" w:cs="Arial"/>
                <w:sz w:val="24"/>
                <w:szCs w:val="24"/>
              </w:rPr>
              <w:t>(filtros avanzados)</w:t>
            </w:r>
          </w:p>
          <w:p w:rsidR="002E4730" w:rsidRDefault="003345E7"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Destacado </w:t>
            </w:r>
            <w:r w:rsidR="002E4730">
              <w:rPr>
                <w:rFonts w:ascii="Arial" w:eastAsia="Times New Roman" w:hAnsi="Arial" w:cs="Arial"/>
                <w:sz w:val="24"/>
                <w:szCs w:val="24"/>
              </w:rPr>
              <w:t>(</w:t>
            </w:r>
            <w:r>
              <w:rPr>
                <w:rFonts w:ascii="Arial" w:eastAsia="Times New Roman" w:hAnsi="Arial" w:cs="Arial"/>
                <w:sz w:val="24"/>
                <w:szCs w:val="24"/>
              </w:rPr>
              <w:t>combo-box</w:t>
            </w:r>
            <w:r w:rsidR="002E4730">
              <w:rPr>
                <w:rFonts w:ascii="Arial" w:eastAsia="Times New Roman" w:hAnsi="Arial" w:cs="Arial"/>
                <w:sz w:val="24"/>
                <w:szCs w:val="24"/>
              </w:rPr>
              <w:t>)</w:t>
            </w:r>
            <w:r>
              <w:rPr>
                <w:rFonts w:ascii="Arial" w:eastAsia="Times New Roman" w:hAnsi="Arial" w:cs="Arial"/>
                <w:sz w:val="24"/>
                <w:szCs w:val="24"/>
              </w:rPr>
              <w:t xml:space="preserve"> </w:t>
            </w:r>
            <w:r>
              <w:rPr>
                <w:rFonts w:ascii="Arial" w:eastAsia="Times New Roman" w:hAnsi="Arial" w:cs="Arial"/>
                <w:sz w:val="24"/>
                <w:szCs w:val="24"/>
              </w:rPr>
              <w:t>(filtros avanzados)</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Nombre de Proyecto </w:t>
            </w:r>
            <w:r w:rsidR="00BE3EF5">
              <w:rPr>
                <w:rFonts w:ascii="Arial" w:eastAsia="Times New Roman" w:hAnsi="Arial" w:cs="Arial"/>
                <w:sz w:val="24"/>
                <w:szCs w:val="24"/>
              </w:rPr>
              <w:t>(opcional)</w:t>
            </w:r>
          </w:p>
          <w:p w:rsidR="003345E7" w:rsidRDefault="003345E7" w:rsidP="003345E7">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Destacado</w:t>
            </w:r>
          </w:p>
          <w:p w:rsidR="003345E7" w:rsidRDefault="003345E7" w:rsidP="003345E7">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Tipo de Proyecto </w:t>
            </w:r>
          </w:p>
          <w:p w:rsidR="003345E7" w:rsidRDefault="003345E7" w:rsidP="003345E7">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Jefe de Proyecto</w:t>
            </w:r>
          </w:p>
          <w:p w:rsidR="002E4730" w:rsidRPr="003345E7" w:rsidRDefault="002E4730" w:rsidP="003345E7">
            <w:pPr>
              <w:pStyle w:val="Prrafodelista"/>
              <w:numPr>
                <w:ilvl w:val="1"/>
                <w:numId w:val="37"/>
              </w:numPr>
              <w:spacing w:after="0" w:line="240" w:lineRule="auto"/>
              <w:rPr>
                <w:rFonts w:ascii="Arial" w:eastAsia="Times New Roman" w:hAnsi="Arial" w:cs="Arial"/>
                <w:sz w:val="24"/>
                <w:szCs w:val="24"/>
              </w:rPr>
            </w:pPr>
            <w:r w:rsidRPr="003345E7">
              <w:rPr>
                <w:rFonts w:ascii="Arial" w:eastAsia="Times New Roman" w:hAnsi="Arial" w:cs="Arial"/>
                <w:sz w:val="24"/>
                <w:szCs w:val="24"/>
              </w:rPr>
              <w:t>Fecha Inicio</w:t>
            </w:r>
            <w:r w:rsidR="00BE3EF5" w:rsidRPr="003345E7">
              <w:rPr>
                <w:rFonts w:ascii="Arial" w:eastAsia="Times New Roman" w:hAnsi="Arial" w:cs="Arial"/>
                <w:sz w:val="24"/>
                <w:szCs w:val="24"/>
              </w:rPr>
              <w:t xml:space="preserve"> </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Término</w:t>
            </w:r>
            <w:r w:rsidR="00BE3EF5">
              <w:rPr>
                <w:rFonts w:ascii="Arial" w:eastAsia="Times New Roman" w:hAnsi="Arial" w:cs="Arial"/>
                <w:sz w:val="24"/>
                <w:szCs w:val="24"/>
              </w:rPr>
              <w:t xml:space="preserve"> </w:t>
            </w:r>
          </w:p>
          <w:p w:rsidR="003345E7" w:rsidRDefault="003345E7"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Garantía</w:t>
            </w:r>
          </w:p>
          <w:p w:rsidR="003345E7" w:rsidRDefault="003345E7"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Cliente</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Link al modificar</w:t>
            </w:r>
          </w:p>
          <w:p w:rsidR="00117807" w:rsidRPr="00DB271B" w:rsidRDefault="002E4730" w:rsidP="00CA3C52">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2E4730" w:rsidRDefault="00BE3EF5"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8A115B">
              <w:rPr>
                <w:rFonts w:ascii="Arial" w:eastAsia="Times New Roman" w:hAnsi="Arial" w:cs="Arial"/>
                <w:sz w:val="24"/>
                <w:szCs w:val="24"/>
              </w:rPr>
              <w:t>7</w:t>
            </w:r>
            <w:r w:rsidR="002E4730">
              <w:rPr>
                <w:rFonts w:ascii="Arial" w:eastAsia="Times New Roman" w:hAnsi="Arial" w:cs="Arial"/>
                <w:sz w:val="24"/>
                <w:szCs w:val="24"/>
              </w:rPr>
              <w:t>:</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2E4730" w:rsidRDefault="00BE3EF5"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flujo continúa en el paso </w:t>
            </w:r>
            <w:r w:rsidR="00067C48">
              <w:rPr>
                <w:rFonts w:ascii="Arial" w:eastAsia="Times New Roman" w:hAnsi="Arial" w:cs="Arial"/>
                <w:sz w:val="24"/>
                <w:szCs w:val="24"/>
              </w:rPr>
              <w:t>3</w:t>
            </w:r>
            <w:r w:rsidR="002E4730">
              <w:rPr>
                <w:rFonts w:ascii="Arial" w:eastAsia="Times New Roman" w:hAnsi="Arial" w:cs="Arial"/>
                <w:sz w:val="24"/>
                <w:szCs w:val="24"/>
              </w:rPr>
              <w:t>.</w:t>
            </w:r>
          </w:p>
          <w:p w:rsidR="002E4730" w:rsidRDefault="00BE3EF5"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067C48">
              <w:rPr>
                <w:rFonts w:ascii="Arial" w:eastAsia="Times New Roman" w:hAnsi="Arial" w:cs="Arial"/>
                <w:sz w:val="24"/>
                <w:szCs w:val="24"/>
              </w:rPr>
              <w:t>7</w:t>
            </w:r>
            <w:r w:rsidR="002E4730">
              <w:rPr>
                <w:rFonts w:ascii="Arial" w:eastAsia="Times New Roman" w:hAnsi="Arial" w:cs="Arial"/>
                <w:sz w:val="24"/>
                <w:szCs w:val="24"/>
              </w:rPr>
              <w:t>:</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link al modificar.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caso de uso Modifica Proyecto.</w:t>
            </w:r>
          </w:p>
          <w:p w:rsidR="002E4730" w:rsidRDefault="00BE3EF5"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067C48">
              <w:rPr>
                <w:rFonts w:ascii="Arial" w:eastAsia="Times New Roman" w:hAnsi="Arial" w:cs="Arial"/>
                <w:sz w:val="24"/>
                <w:szCs w:val="24"/>
              </w:rPr>
              <w:t>5</w:t>
            </w:r>
            <w:r w:rsidR="002E4730">
              <w:rPr>
                <w:rFonts w:ascii="Arial" w:eastAsia="Times New Roman" w:hAnsi="Arial" w:cs="Arial"/>
                <w:sz w:val="24"/>
                <w:szCs w:val="24"/>
              </w:rPr>
              <w:t>:</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p w:rsidR="002E4730" w:rsidRDefault="002E4730"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p>
          <w:p w:rsidR="00117807" w:rsidRPr="00BD3CA2"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067C48"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N/A</w:t>
            </w:r>
          </w:p>
        </w:tc>
      </w:tr>
    </w:tbl>
    <w:p w:rsidR="00655113" w:rsidRPr="002E53C7" w:rsidRDefault="002E53C7" w:rsidP="002E53C7">
      <w:pPr>
        <w:pStyle w:val="Epgrafe"/>
        <w:jc w:val="center"/>
        <w:rPr>
          <w:rFonts w:ascii="Arial" w:hAnsi="Arial" w:cs="Arial"/>
          <w:sz w:val="22"/>
        </w:rPr>
      </w:pPr>
      <w:bookmarkStart w:id="62" w:name="_Toc371885611"/>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12</w:t>
      </w:r>
      <w:r w:rsidRPr="002E53C7">
        <w:rPr>
          <w:rFonts w:ascii="Arial" w:hAnsi="Arial" w:cs="Arial"/>
          <w:sz w:val="22"/>
        </w:rPr>
        <w:fldChar w:fldCharType="end"/>
      </w:r>
      <w:r w:rsidRPr="002E53C7">
        <w:rPr>
          <w:rFonts w:ascii="Arial" w:hAnsi="Arial" w:cs="Arial"/>
          <w:sz w:val="22"/>
        </w:rPr>
        <w:t xml:space="preserve"> - CU-05</w:t>
      </w:r>
      <w:bookmarkEnd w:id="62"/>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4.4.4.6 </w:t>
      </w:r>
      <w:r w:rsidR="00A93C1F" w:rsidRPr="00A93C1F">
        <w:rPr>
          <w:rFonts w:ascii="Arial" w:hAnsi="Arial" w:cs="Arial"/>
          <w:color w:val="auto"/>
          <w:szCs w:val="24"/>
        </w:rPr>
        <w:t>Crea Usuarios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lastRenderedPageBreak/>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067C48"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AD69DA" w:rsidP="00AD69DA">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AD69DA" w:rsidRPr="00BD3CA2" w:rsidRDefault="00AD69DA" w:rsidP="00AD69DA">
            <w:pPr>
              <w:pStyle w:val="Prrafodelista"/>
              <w:numPr>
                <w:ilvl w:val="0"/>
                <w:numId w:val="38"/>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proyectos.</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 xml:space="preserve">Rut </w:t>
            </w:r>
            <w:r w:rsidR="00067C48">
              <w:rPr>
                <w:rFonts w:ascii="Arial" w:eastAsia="Times New Roman" w:hAnsi="Arial" w:cs="Arial"/>
                <w:sz w:val="24"/>
                <w:szCs w:val="24"/>
              </w:rPr>
              <w:t>(texto)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AD69DA" w:rsidRDefault="00067C48"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Telefóno</w:t>
            </w:r>
            <w:r w:rsidR="00AD69DA">
              <w:rPr>
                <w:rFonts w:ascii="Arial" w:eastAsia="Times New Roman" w:hAnsi="Arial" w:cs="Arial"/>
                <w:sz w:val="24"/>
                <w:szCs w:val="24"/>
              </w:rPr>
              <w:t xml:space="preserve"> (</w:t>
            </w:r>
            <w:r>
              <w:rPr>
                <w:rFonts w:ascii="Arial" w:eastAsia="Times New Roman" w:hAnsi="Arial" w:cs="Arial"/>
                <w:sz w:val="24"/>
                <w:szCs w:val="24"/>
              </w:rPr>
              <w:t>numérico</w:t>
            </w:r>
            <w:r w:rsidR="00AD69DA">
              <w:rPr>
                <w:rFonts w:ascii="Arial" w:eastAsia="Times New Roman" w:hAnsi="Arial" w:cs="Arial"/>
                <w:sz w:val="24"/>
                <w:szCs w:val="24"/>
              </w:rPr>
              <w:t>)</w:t>
            </w:r>
          </w:p>
          <w:p w:rsidR="00AD69DA" w:rsidRDefault="00067C48"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Dirección</w:t>
            </w:r>
            <w:r w:rsidR="00AD69DA">
              <w:rPr>
                <w:rFonts w:ascii="Arial" w:eastAsia="Times New Roman" w:hAnsi="Arial" w:cs="Arial"/>
                <w:sz w:val="24"/>
                <w:szCs w:val="24"/>
              </w:rPr>
              <w:t xml:space="preserve"> (</w:t>
            </w:r>
            <w:r>
              <w:rPr>
                <w:rFonts w:ascii="Arial" w:eastAsia="Times New Roman" w:hAnsi="Arial" w:cs="Arial"/>
                <w:sz w:val="24"/>
                <w:szCs w:val="24"/>
              </w:rPr>
              <w:t>texto</w:t>
            </w:r>
            <w:r w:rsidR="00AD69DA">
              <w:rPr>
                <w:rFonts w:ascii="Arial" w:eastAsia="Times New Roman" w:hAnsi="Arial" w:cs="Arial"/>
                <w:sz w:val="24"/>
                <w:szCs w:val="24"/>
              </w:rPr>
              <w:t>)</w:t>
            </w:r>
          </w:p>
          <w:p w:rsidR="00AD69DA" w:rsidRDefault="00067C48"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Correo</w:t>
            </w:r>
            <w:r w:rsidR="00AD69DA">
              <w:rPr>
                <w:rFonts w:ascii="Arial" w:eastAsia="Times New Roman" w:hAnsi="Arial" w:cs="Arial"/>
                <w:sz w:val="24"/>
                <w:szCs w:val="24"/>
              </w:rPr>
              <w:t xml:space="preserve"> (</w:t>
            </w:r>
            <w:r>
              <w:rPr>
                <w:rFonts w:ascii="Arial" w:eastAsia="Times New Roman" w:hAnsi="Arial" w:cs="Arial"/>
                <w:sz w:val="24"/>
                <w:szCs w:val="24"/>
              </w:rPr>
              <w:t>formato e-mail)</w:t>
            </w:r>
          </w:p>
          <w:p w:rsidR="00067C48" w:rsidRDefault="00067C48"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Contraseña (texto)</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 Usuario.</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DB271B"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E3DE0" w:rsidRDefault="005E3DE0" w:rsidP="005E3DE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5E3DE0" w:rsidRDefault="005E3DE0" w:rsidP="005E3DE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5E3DE0" w:rsidRDefault="005E3DE0" w:rsidP="005E3DE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774346" w:rsidRDefault="005E3DE0" w:rsidP="005E3DE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3" w:name="_Toc371885612"/>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13</w:t>
      </w:r>
      <w:r w:rsidRPr="002E53C7">
        <w:rPr>
          <w:rFonts w:ascii="Arial" w:hAnsi="Arial" w:cs="Arial"/>
          <w:sz w:val="22"/>
        </w:rPr>
        <w:fldChar w:fldCharType="end"/>
      </w:r>
      <w:r w:rsidRPr="002E53C7">
        <w:rPr>
          <w:rFonts w:ascii="Arial" w:hAnsi="Arial" w:cs="Arial"/>
          <w:sz w:val="22"/>
        </w:rPr>
        <w:t xml:space="preserve"> - CU-06</w:t>
      </w:r>
      <w:bookmarkEnd w:id="63"/>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4.4.4.7 </w:t>
      </w:r>
      <w:r w:rsidR="00A93C1F" w:rsidRPr="00A93C1F">
        <w:rPr>
          <w:rFonts w:ascii="Arial" w:hAnsi="Arial" w:cs="Arial"/>
          <w:color w:val="auto"/>
          <w:szCs w:val="24"/>
        </w:rPr>
        <w:t>Asigna Perfiles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CU-07</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E3DE0"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9E1E55">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E05D54" w:rsidRPr="00BD3CA2" w:rsidRDefault="00E05D54" w:rsidP="00E05D54">
            <w:pPr>
              <w:pStyle w:val="Prrafodelista"/>
              <w:numPr>
                <w:ilvl w:val="0"/>
                <w:numId w:val="36"/>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Asignar perfiles.</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E05D54" w:rsidRDefault="005E3DE0"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Rut</w:t>
            </w:r>
            <w:r w:rsidR="00E05D54">
              <w:rPr>
                <w:rFonts w:ascii="Arial" w:eastAsia="Times New Roman" w:hAnsi="Arial" w:cs="Arial"/>
                <w:sz w:val="24"/>
                <w:szCs w:val="24"/>
              </w:rPr>
              <w:t xml:space="preserve"> (Combo-box)</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Nombre Usuario (Combo-box)</w:t>
            </w:r>
          </w:p>
          <w:p w:rsidR="00E05D54" w:rsidRPr="005E3DE0" w:rsidRDefault="00E05D54" w:rsidP="00E05D54">
            <w:pPr>
              <w:pStyle w:val="Prrafodelista"/>
              <w:numPr>
                <w:ilvl w:val="1"/>
                <w:numId w:val="36"/>
              </w:numPr>
              <w:spacing w:after="0" w:line="240" w:lineRule="auto"/>
              <w:rPr>
                <w:rFonts w:ascii="Arial" w:eastAsia="Times New Roman" w:hAnsi="Arial" w:cs="Arial"/>
                <w:sz w:val="24"/>
                <w:szCs w:val="24"/>
              </w:rPr>
            </w:pPr>
            <w:r w:rsidRPr="005E3DE0">
              <w:rPr>
                <w:rFonts w:ascii="Arial" w:eastAsia="Times New Roman" w:hAnsi="Arial" w:cs="Arial"/>
                <w:sz w:val="24"/>
                <w:szCs w:val="24"/>
              </w:rPr>
              <w:t>Fecha de creación (fecha)</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 xml:space="preserve">El usuario presiona el botón </w:t>
            </w:r>
            <w:r w:rsidR="005E3DE0">
              <w:rPr>
                <w:rFonts w:ascii="Arial" w:eastAsia="Times New Roman" w:hAnsi="Arial" w:cs="Arial"/>
                <w:sz w:val="24"/>
                <w:szCs w:val="24"/>
              </w:rPr>
              <w:t>Buscar</w:t>
            </w:r>
            <w:r>
              <w:rPr>
                <w:rFonts w:ascii="Arial" w:eastAsia="Times New Roman" w:hAnsi="Arial" w:cs="Arial"/>
                <w:sz w:val="24"/>
                <w:szCs w:val="24"/>
              </w:rPr>
              <w:t>.</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w:t>
            </w:r>
            <w:r w:rsidR="00D72218">
              <w:rPr>
                <w:rFonts w:ascii="Arial" w:eastAsia="Times New Roman" w:hAnsi="Arial" w:cs="Arial"/>
                <w:sz w:val="24"/>
                <w:szCs w:val="24"/>
              </w:rPr>
              <w:t xml:space="preserve">atos y </w:t>
            </w:r>
            <w:r w:rsidR="005E3DE0">
              <w:rPr>
                <w:rFonts w:ascii="Arial" w:eastAsia="Times New Roman" w:hAnsi="Arial" w:cs="Arial"/>
                <w:sz w:val="24"/>
                <w:szCs w:val="24"/>
              </w:rPr>
              <w:t>despliega</w:t>
            </w:r>
            <w:r w:rsidR="00D72218">
              <w:rPr>
                <w:rFonts w:ascii="Arial" w:eastAsia="Times New Roman" w:hAnsi="Arial" w:cs="Arial"/>
                <w:sz w:val="24"/>
                <w:szCs w:val="24"/>
              </w:rPr>
              <w:t xml:space="preserve"> </w:t>
            </w:r>
            <w:r w:rsidR="005E3DE0">
              <w:rPr>
                <w:rFonts w:ascii="Arial" w:eastAsia="Times New Roman" w:hAnsi="Arial" w:cs="Arial"/>
                <w:sz w:val="24"/>
                <w:szCs w:val="24"/>
              </w:rPr>
              <w:t>los resultados de la búsqueda</w:t>
            </w:r>
            <w:r>
              <w:rPr>
                <w:rFonts w:ascii="Arial" w:eastAsia="Times New Roman" w:hAnsi="Arial" w:cs="Arial"/>
                <w:sz w:val="24"/>
                <w:szCs w:val="24"/>
              </w:rPr>
              <w:t>.</w:t>
            </w:r>
          </w:p>
          <w:p w:rsidR="00117807" w:rsidRDefault="005E3DE0"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resultado:</w:t>
            </w:r>
          </w:p>
          <w:p w:rsidR="005E3DE0" w:rsidRDefault="005E3DE0" w:rsidP="005E3DE0">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Rut</w:t>
            </w:r>
          </w:p>
          <w:p w:rsidR="005E3DE0" w:rsidRDefault="005E3DE0" w:rsidP="005E3DE0">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5E3DE0" w:rsidRDefault="005E3DE0" w:rsidP="005E3DE0">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Correo</w:t>
            </w:r>
          </w:p>
          <w:p w:rsidR="005E3DE0" w:rsidRDefault="005E3DE0" w:rsidP="005E3DE0">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Fecha de creación</w:t>
            </w:r>
          </w:p>
          <w:p w:rsidR="005E3DE0" w:rsidRDefault="005E3DE0" w:rsidP="005E3DE0">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Link de perfiles</w:t>
            </w:r>
          </w:p>
          <w:p w:rsidR="00C43DEE" w:rsidRPr="00C43DEE" w:rsidRDefault="00C43DEE" w:rsidP="00C43DEE">
            <w:pPr>
              <w:pStyle w:val="Prrafodelista"/>
              <w:numPr>
                <w:ilvl w:val="0"/>
                <w:numId w:val="36"/>
              </w:numPr>
              <w:spacing w:after="0" w:line="240" w:lineRule="auto"/>
              <w:rPr>
                <w:rFonts w:ascii="Arial" w:eastAsia="Times New Roman" w:hAnsi="Arial" w:cs="Arial"/>
                <w:sz w:val="24"/>
                <w:szCs w:val="24"/>
              </w:rPr>
            </w:pPr>
            <w:r w:rsidRPr="00C43DEE">
              <w:rPr>
                <w:rFonts w:ascii="Arial" w:eastAsia="Times New Roman" w:hAnsi="Arial" w:cs="Arial"/>
                <w:sz w:val="24"/>
                <w:szCs w:val="24"/>
              </w:rPr>
              <w:t>El usuario presiona el link a los perfiles para un usuario.</w:t>
            </w:r>
          </w:p>
          <w:p w:rsidR="00C43DEE" w:rsidRPr="00C43DEE" w:rsidRDefault="00C43DEE" w:rsidP="00C43DEE">
            <w:pPr>
              <w:pStyle w:val="Prrafodelista"/>
              <w:numPr>
                <w:ilvl w:val="0"/>
                <w:numId w:val="36"/>
              </w:numPr>
              <w:spacing w:after="0" w:line="240" w:lineRule="auto"/>
              <w:rPr>
                <w:rFonts w:ascii="Arial" w:eastAsia="Times New Roman" w:hAnsi="Arial" w:cs="Arial"/>
                <w:sz w:val="24"/>
                <w:szCs w:val="24"/>
              </w:rPr>
            </w:pPr>
            <w:r w:rsidRPr="00C43DEE">
              <w:rPr>
                <w:rFonts w:ascii="Arial" w:eastAsia="Times New Roman" w:hAnsi="Arial" w:cs="Arial"/>
                <w:sz w:val="24"/>
                <w:szCs w:val="24"/>
              </w:rPr>
              <w:t>El sistema visualiza los perfiles disponibles y los asignados al usuario.</w:t>
            </w:r>
          </w:p>
          <w:p w:rsidR="00C43DEE" w:rsidRPr="00C43DEE" w:rsidRDefault="00C43DEE" w:rsidP="00C43DEE">
            <w:pPr>
              <w:pStyle w:val="Prrafodelista"/>
              <w:numPr>
                <w:ilvl w:val="0"/>
                <w:numId w:val="36"/>
              </w:numPr>
              <w:spacing w:after="0" w:line="240" w:lineRule="auto"/>
              <w:rPr>
                <w:rFonts w:ascii="Arial" w:eastAsia="Times New Roman" w:hAnsi="Arial" w:cs="Arial"/>
                <w:sz w:val="24"/>
                <w:szCs w:val="24"/>
              </w:rPr>
            </w:pPr>
            <w:r w:rsidRPr="00C43DEE">
              <w:rPr>
                <w:rFonts w:ascii="Arial" w:eastAsia="Times New Roman" w:hAnsi="Arial" w:cs="Arial"/>
                <w:sz w:val="24"/>
                <w:szCs w:val="24"/>
              </w:rPr>
              <w:t>El usuario modifica la asignación de los perfiles y presiona el botón guardar.</w:t>
            </w:r>
          </w:p>
          <w:p w:rsidR="00C43DEE" w:rsidRPr="00C43DEE" w:rsidRDefault="00C43DEE" w:rsidP="00C43DEE">
            <w:pPr>
              <w:pStyle w:val="Prrafodelista"/>
              <w:numPr>
                <w:ilvl w:val="0"/>
                <w:numId w:val="36"/>
              </w:numPr>
              <w:spacing w:after="0" w:line="240" w:lineRule="auto"/>
              <w:rPr>
                <w:rFonts w:ascii="Arial" w:eastAsia="Times New Roman" w:hAnsi="Arial" w:cs="Arial"/>
                <w:sz w:val="24"/>
                <w:szCs w:val="24"/>
              </w:rPr>
            </w:pPr>
            <w:r w:rsidRPr="00C43DEE">
              <w:rPr>
                <w:rFonts w:ascii="Arial" w:eastAsia="Times New Roman" w:hAnsi="Arial" w:cs="Arial"/>
                <w:sz w:val="24"/>
                <w:szCs w:val="24"/>
              </w:rPr>
              <w:t>El sistema válida los datos y muestra mensaje de éxito del proceso.</w:t>
            </w:r>
          </w:p>
          <w:p w:rsidR="00117807" w:rsidRPr="00DB271B" w:rsidRDefault="00C43DEE" w:rsidP="00C43DEE">
            <w:pPr>
              <w:pStyle w:val="Prrafodelista"/>
              <w:numPr>
                <w:ilvl w:val="0"/>
                <w:numId w:val="36"/>
              </w:numPr>
              <w:spacing w:after="0" w:line="240" w:lineRule="auto"/>
              <w:rPr>
                <w:rFonts w:ascii="Arial" w:eastAsia="Times New Roman" w:hAnsi="Arial" w:cs="Arial"/>
                <w:sz w:val="24"/>
                <w:szCs w:val="24"/>
              </w:rPr>
            </w:pPr>
            <w:r w:rsidRPr="00C43DEE">
              <w:rPr>
                <w:rFonts w:ascii="Arial" w:eastAsia="Times New Roman" w:hAnsi="Arial" w:cs="Arial"/>
                <w:sz w:val="24"/>
                <w:szCs w:val="24"/>
              </w:rPr>
              <w:t>Find del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F64EFA" w:rsidRDefault="00F64EFA" w:rsidP="00F64EFA">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F64EFA"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F64EFA"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C43DEE" w:rsidRPr="00C43DEE" w:rsidRDefault="00C43DEE" w:rsidP="00C43DEE">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9</w:t>
            </w:r>
            <w:r>
              <w:rPr>
                <w:rFonts w:ascii="Arial" w:eastAsia="Times New Roman" w:hAnsi="Arial" w:cs="Arial"/>
                <w:sz w:val="24"/>
                <w:szCs w:val="24"/>
              </w:rPr>
              <w:t>:</w:t>
            </w:r>
          </w:p>
          <w:p w:rsidR="00C43DEE" w:rsidRDefault="00C43DEE"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C43DEE" w:rsidRDefault="00C43DEE"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un mensaje de errror.</w:t>
            </w:r>
          </w:p>
          <w:p w:rsidR="00C43DEE" w:rsidRPr="00BD3CA2" w:rsidRDefault="00C43DEE"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8.</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C43DEE"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 en el sistema  la relación de los perfiles asociados al usuario.</w:t>
            </w:r>
          </w:p>
        </w:tc>
      </w:tr>
    </w:tbl>
    <w:p w:rsidR="00655113" w:rsidRPr="002E53C7" w:rsidRDefault="002E53C7" w:rsidP="002E53C7">
      <w:pPr>
        <w:pStyle w:val="Epgrafe"/>
        <w:jc w:val="center"/>
        <w:rPr>
          <w:rFonts w:ascii="Arial" w:hAnsi="Arial" w:cs="Arial"/>
          <w:sz w:val="22"/>
        </w:rPr>
      </w:pPr>
      <w:bookmarkStart w:id="64" w:name="_Toc371885613"/>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14</w:t>
      </w:r>
      <w:r w:rsidRPr="002E53C7">
        <w:rPr>
          <w:rFonts w:ascii="Arial" w:hAnsi="Arial" w:cs="Arial"/>
          <w:sz w:val="22"/>
        </w:rPr>
        <w:fldChar w:fldCharType="end"/>
      </w:r>
      <w:r w:rsidRPr="002E53C7">
        <w:rPr>
          <w:rFonts w:ascii="Arial" w:hAnsi="Arial" w:cs="Arial"/>
          <w:sz w:val="22"/>
        </w:rPr>
        <w:t xml:space="preserve"> - CU-07</w:t>
      </w:r>
      <w:bookmarkEnd w:id="64"/>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4.4.4.8 </w:t>
      </w:r>
      <w:r w:rsidR="00A93C1F" w:rsidRPr="00A93C1F">
        <w:rPr>
          <w:rFonts w:ascii="Arial" w:hAnsi="Arial" w:cs="Arial"/>
          <w:color w:val="auto"/>
          <w:szCs w:val="24"/>
        </w:rPr>
        <w:t>Asigna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CU-08</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C73300"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26BF1" w:rsidP="00B26BF1">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26BF1" w:rsidRPr="00BD3CA2" w:rsidRDefault="00C73300" w:rsidP="00B26BF1">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Si el</w:t>
            </w:r>
            <w:r w:rsidR="00B26BF1" w:rsidRPr="00BD3CA2">
              <w:rPr>
                <w:rFonts w:ascii="Arial" w:eastAsia="Times New Roman" w:hAnsi="Arial" w:cs="Arial"/>
                <w:sz w:val="24"/>
                <w:szCs w:val="24"/>
              </w:rPr>
              <w:t xml:space="preserve"> usuario </w:t>
            </w:r>
            <w:r>
              <w:rPr>
                <w:rFonts w:ascii="Arial" w:eastAsia="Times New Roman" w:hAnsi="Arial" w:cs="Arial"/>
                <w:sz w:val="24"/>
                <w:szCs w:val="24"/>
              </w:rPr>
              <w:t>es Encargado,</w:t>
            </w:r>
            <w:r w:rsidR="00B26BF1">
              <w:rPr>
                <w:rFonts w:ascii="Arial" w:eastAsia="Times New Roman" w:hAnsi="Arial" w:cs="Arial"/>
                <w:sz w:val="24"/>
                <w:szCs w:val="24"/>
              </w:rPr>
              <w:t xml:space="preserve"> la </w:t>
            </w:r>
            <w:r>
              <w:rPr>
                <w:rFonts w:ascii="Arial" w:eastAsia="Times New Roman" w:hAnsi="Arial" w:cs="Arial"/>
                <w:sz w:val="24"/>
                <w:szCs w:val="24"/>
              </w:rPr>
              <w:t>solicitud queda asignada al usuario seleccionado en el caso de uso Cambia estado de so</w:t>
            </w:r>
            <w:r w:rsidR="00B26BF1">
              <w:rPr>
                <w:rFonts w:ascii="Arial" w:eastAsia="Times New Roman" w:hAnsi="Arial" w:cs="Arial"/>
                <w:sz w:val="24"/>
                <w:szCs w:val="24"/>
              </w:rPr>
              <w:t>licitudes.</w:t>
            </w:r>
          </w:p>
          <w:p w:rsidR="00B26BF1" w:rsidRPr="00C73300" w:rsidRDefault="00C73300" w:rsidP="00C73300">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Si el usuario es desarrollador, la solicitud queda asignada al usuario creador  de la solicitud</w:t>
            </w:r>
            <w:r w:rsidR="00B26BF1" w:rsidRPr="00C73300">
              <w:rPr>
                <w:rFonts w:ascii="Arial" w:eastAsia="Times New Roman" w:hAnsi="Arial" w:cs="Arial"/>
                <w:sz w:val="24"/>
                <w:szCs w:val="24"/>
              </w:rPr>
              <w:t>.</w:t>
            </w:r>
          </w:p>
          <w:p w:rsidR="00117807" w:rsidRPr="00B26BF1" w:rsidRDefault="00B26BF1" w:rsidP="00DF0CC3">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B26BF1">
              <w:rPr>
                <w:rFonts w:ascii="Arial" w:eastAsia="Times New Roman" w:hAnsi="Arial" w:cs="Arial"/>
                <w:sz w:val="24"/>
                <w:szCs w:val="24"/>
              </w:rPr>
              <w:br/>
            </w:r>
          </w:p>
        </w:tc>
      </w:tr>
      <w:tr w:rsidR="00117807" w:rsidRPr="00DB271B" w:rsidTr="00C73300">
        <w:trPr>
          <w:trHeight w:val="46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C73300" w:rsidRDefault="00C73300" w:rsidP="00C73300">
            <w:pPr>
              <w:spacing w:after="0" w:line="240" w:lineRule="auto"/>
              <w:rPr>
                <w:rFonts w:ascii="Arial" w:eastAsia="Times New Roman" w:hAnsi="Arial" w:cs="Arial"/>
                <w:sz w:val="24"/>
                <w:szCs w:val="24"/>
              </w:rPr>
            </w:pPr>
            <w:r w:rsidRPr="00C73300">
              <w:rPr>
                <w:rFonts w:ascii="Arial" w:eastAsia="Times New Roman" w:hAnsi="Arial" w:cs="Arial"/>
                <w:sz w:val="24"/>
                <w:szCs w:val="24"/>
              </w:rPr>
              <w:t>N/A</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C73300"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La solicitud queda asignada  al usuario.</w:t>
            </w:r>
          </w:p>
        </w:tc>
      </w:tr>
    </w:tbl>
    <w:p w:rsidR="00655113" w:rsidRPr="002E53C7" w:rsidRDefault="002E53C7" w:rsidP="002E53C7">
      <w:pPr>
        <w:pStyle w:val="Epgrafe"/>
        <w:jc w:val="center"/>
        <w:rPr>
          <w:rFonts w:ascii="Arial" w:hAnsi="Arial" w:cs="Arial"/>
          <w:sz w:val="22"/>
        </w:rPr>
      </w:pPr>
      <w:bookmarkStart w:id="65" w:name="_Toc371885614"/>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15</w:t>
      </w:r>
      <w:r w:rsidRPr="002E53C7">
        <w:rPr>
          <w:rFonts w:ascii="Arial" w:hAnsi="Arial" w:cs="Arial"/>
          <w:sz w:val="22"/>
        </w:rPr>
        <w:fldChar w:fldCharType="end"/>
      </w:r>
      <w:r w:rsidRPr="002E53C7">
        <w:rPr>
          <w:rFonts w:ascii="Arial" w:hAnsi="Arial" w:cs="Arial"/>
          <w:sz w:val="22"/>
        </w:rPr>
        <w:t xml:space="preserve"> - CU-08</w:t>
      </w:r>
      <w:bookmarkEnd w:id="65"/>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4.4.4.9 </w:t>
      </w:r>
      <w:r w:rsidR="00A93C1F" w:rsidRPr="00A93C1F">
        <w:rPr>
          <w:rFonts w:ascii="Arial" w:hAnsi="Arial" w:cs="Arial"/>
          <w:color w:val="auto"/>
          <w:szCs w:val="24"/>
        </w:rPr>
        <w:t>Crea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CU-09</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90AAA" w:rsidRPr="00BD3CA2" w:rsidRDefault="00B90AAA" w:rsidP="00B90AAA">
            <w:pPr>
              <w:pStyle w:val="Prrafodelista"/>
              <w:numPr>
                <w:ilvl w:val="0"/>
                <w:numId w:val="40"/>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Clientes.</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Rut empresa (</w:t>
            </w:r>
            <w:r w:rsidR="00635012">
              <w:rPr>
                <w:rFonts w:ascii="Arial" w:eastAsia="Times New Roman" w:hAnsi="Arial" w:cs="Arial"/>
                <w:sz w:val="24"/>
                <w:szCs w:val="24"/>
              </w:rPr>
              <w:t>formato rut</w:t>
            </w:r>
            <w:r>
              <w:rPr>
                <w:rFonts w:ascii="Arial" w:eastAsia="Times New Roman" w:hAnsi="Arial" w:cs="Arial"/>
                <w:sz w:val="24"/>
                <w:szCs w:val="24"/>
              </w:rPr>
              <w:t>)</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DB271B" w:rsidRDefault="00B90AAA" w:rsidP="00D258A3">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90AAA" w:rsidRDefault="00B90AAA" w:rsidP="00B90AAA">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B6443"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crea el Cliente en el sistema con estado vigente.</w:t>
            </w:r>
          </w:p>
        </w:tc>
      </w:tr>
    </w:tbl>
    <w:p w:rsidR="00655113" w:rsidRPr="002E53C7" w:rsidRDefault="002E53C7" w:rsidP="002E53C7">
      <w:pPr>
        <w:pStyle w:val="Epgrafe"/>
        <w:jc w:val="center"/>
        <w:rPr>
          <w:rFonts w:ascii="Arial" w:hAnsi="Arial" w:cs="Arial"/>
          <w:sz w:val="22"/>
        </w:rPr>
      </w:pPr>
      <w:bookmarkStart w:id="66" w:name="_Toc371885615"/>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16</w:t>
      </w:r>
      <w:r w:rsidRPr="002E53C7">
        <w:rPr>
          <w:rFonts w:ascii="Arial" w:hAnsi="Arial" w:cs="Arial"/>
          <w:sz w:val="22"/>
        </w:rPr>
        <w:fldChar w:fldCharType="end"/>
      </w:r>
      <w:r w:rsidRPr="002E53C7">
        <w:rPr>
          <w:rFonts w:ascii="Arial" w:hAnsi="Arial" w:cs="Arial"/>
          <w:sz w:val="22"/>
        </w:rPr>
        <w:t xml:space="preserve"> - CU-</w:t>
      </w:r>
      <w:r>
        <w:rPr>
          <w:rFonts w:ascii="Arial" w:hAnsi="Arial" w:cs="Arial"/>
          <w:sz w:val="22"/>
        </w:rPr>
        <w:t>09</w:t>
      </w:r>
      <w:bookmarkEnd w:id="66"/>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4.4.4.10 </w:t>
      </w:r>
      <w:r w:rsidR="00A93C1F" w:rsidRPr="00A93C1F">
        <w:rPr>
          <w:rFonts w:ascii="Arial" w:hAnsi="Arial" w:cs="Arial"/>
          <w:color w:val="auto"/>
          <w:szCs w:val="24"/>
        </w:rPr>
        <w:t>Modifica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CU-10</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D7239" w:rsidP="00635012">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D7239" w:rsidP="00DF0CC3">
            <w:pPr>
              <w:spacing w:after="0" w:line="240" w:lineRule="auto"/>
              <w:rPr>
                <w:rFonts w:ascii="Arial" w:eastAsia="Times New Roman" w:hAnsi="Arial" w:cs="Arial"/>
                <w:sz w:val="24"/>
                <w:szCs w:val="24"/>
              </w:rPr>
            </w:pPr>
            <w:r>
              <w:rPr>
                <w:rFonts w:ascii="Arial" w:eastAsia="Times New Roman" w:hAnsi="Arial" w:cs="Arial"/>
                <w:sz w:val="24"/>
                <w:szCs w:val="24"/>
              </w:rPr>
              <w:t>Crea Clientes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D7239" w:rsidRPr="00BD3CA2" w:rsidRDefault="005D7239" w:rsidP="005D7239">
            <w:pPr>
              <w:pStyle w:val="Prrafodelista"/>
              <w:numPr>
                <w:ilvl w:val="0"/>
                <w:numId w:val="41"/>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de modificar Cliente.</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datos:</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Rut empresa (</w:t>
            </w:r>
            <w:r w:rsidR="00635012">
              <w:rPr>
                <w:rFonts w:ascii="Arial" w:eastAsia="Times New Roman" w:hAnsi="Arial" w:cs="Arial"/>
                <w:sz w:val="24"/>
                <w:szCs w:val="24"/>
              </w:rPr>
              <w:t>formato Rut</w:t>
            </w:r>
            <w:r>
              <w:rPr>
                <w:rFonts w:ascii="Arial" w:eastAsia="Times New Roman" w:hAnsi="Arial" w:cs="Arial"/>
                <w:sz w:val="24"/>
                <w:szCs w:val="24"/>
              </w:rPr>
              <w:t>)</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Nombre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Apellido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Correo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Empresa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Rut empresa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Dirección (Opcional)</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5D7239" w:rsidRPr="00BC7ED4"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D7239" w:rsidRDefault="005D7239" w:rsidP="005D723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5D7239" w:rsidRPr="00BD3CA2"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5D7239" w:rsidRDefault="005D7239" w:rsidP="005D723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Eliminar.</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pregunta de confirmación.</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confirma la acción.</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cambia el estado del cliente a inactivo.</w:t>
            </w:r>
          </w:p>
          <w:p w:rsidR="00117807" w:rsidRP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5.</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9F74C0"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cliente.</w:t>
            </w:r>
          </w:p>
        </w:tc>
      </w:tr>
    </w:tbl>
    <w:p w:rsidR="00655113" w:rsidRPr="002E53C7" w:rsidRDefault="002E53C7" w:rsidP="002E53C7">
      <w:pPr>
        <w:pStyle w:val="Epgrafe"/>
        <w:jc w:val="center"/>
        <w:rPr>
          <w:rFonts w:ascii="Arial" w:hAnsi="Arial" w:cs="Arial"/>
          <w:sz w:val="22"/>
        </w:rPr>
      </w:pPr>
      <w:bookmarkStart w:id="67" w:name="_Toc371885616"/>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17</w:t>
      </w:r>
      <w:r w:rsidRPr="002E53C7">
        <w:rPr>
          <w:rFonts w:ascii="Arial" w:hAnsi="Arial" w:cs="Arial"/>
          <w:sz w:val="22"/>
        </w:rPr>
        <w:fldChar w:fldCharType="end"/>
      </w:r>
      <w:r w:rsidRPr="002E53C7">
        <w:rPr>
          <w:rFonts w:ascii="Arial" w:hAnsi="Arial" w:cs="Arial"/>
          <w:sz w:val="22"/>
        </w:rPr>
        <w:t xml:space="preserve"> - CU-10</w:t>
      </w:r>
      <w:bookmarkEnd w:id="67"/>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4.4.4.11 </w:t>
      </w:r>
      <w:r w:rsidR="00A93C1F" w:rsidRPr="00A93C1F">
        <w:rPr>
          <w:rFonts w:ascii="Arial" w:hAnsi="Arial" w:cs="Arial"/>
          <w:color w:val="auto"/>
          <w:szCs w:val="24"/>
        </w:rPr>
        <w:t>Busca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9F74C0">
        <w:trPr>
          <w:trHeight w:val="327"/>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E37C22"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 xml:space="preserve">Administrador, </w:t>
            </w:r>
            <w:r w:rsidR="009F74C0">
              <w:rPr>
                <w:rFonts w:ascii="Arial" w:eastAsia="Times New Roman" w:hAnsi="Arial" w:cs="Arial"/>
                <w:sz w:val="24"/>
                <w:szCs w:val="24"/>
              </w:rPr>
              <w:t>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9F74C0" w:rsidRPr="00BD3CA2" w:rsidRDefault="009F74C0" w:rsidP="009F74C0">
            <w:pPr>
              <w:pStyle w:val="Prrafodelista"/>
              <w:numPr>
                <w:ilvl w:val="0"/>
                <w:numId w:val="42"/>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Clientes.</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Rut empresa (texto)</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E37C22" w:rsidRDefault="009F74C0" w:rsidP="009F74C0">
            <w:pPr>
              <w:pStyle w:val="Prrafodelista"/>
              <w:numPr>
                <w:ilvl w:val="1"/>
                <w:numId w:val="42"/>
              </w:numPr>
              <w:spacing w:after="0" w:line="240" w:lineRule="auto"/>
              <w:rPr>
                <w:rFonts w:ascii="Arial" w:eastAsia="Times New Roman" w:hAnsi="Arial" w:cs="Arial"/>
                <w:sz w:val="24"/>
                <w:szCs w:val="24"/>
              </w:rPr>
            </w:pPr>
            <w:r w:rsidRPr="00E37C22">
              <w:rPr>
                <w:rFonts w:ascii="Arial" w:eastAsia="Times New Roman" w:hAnsi="Arial" w:cs="Arial"/>
                <w:sz w:val="24"/>
                <w:szCs w:val="24"/>
              </w:rPr>
              <w:t>Nombre</w:t>
            </w:r>
          </w:p>
          <w:p w:rsidR="00E37C22" w:rsidRDefault="009F74C0" w:rsidP="009F74C0">
            <w:pPr>
              <w:pStyle w:val="Prrafodelista"/>
              <w:numPr>
                <w:ilvl w:val="1"/>
                <w:numId w:val="42"/>
              </w:numPr>
              <w:spacing w:after="0" w:line="240" w:lineRule="auto"/>
              <w:rPr>
                <w:rFonts w:ascii="Arial" w:eastAsia="Times New Roman" w:hAnsi="Arial" w:cs="Arial"/>
                <w:sz w:val="24"/>
                <w:szCs w:val="24"/>
              </w:rPr>
            </w:pPr>
            <w:r w:rsidRPr="00E37C22">
              <w:rPr>
                <w:rFonts w:ascii="Arial" w:eastAsia="Times New Roman" w:hAnsi="Arial" w:cs="Arial"/>
                <w:sz w:val="24"/>
                <w:szCs w:val="24"/>
              </w:rPr>
              <w:t>Apellido</w:t>
            </w:r>
            <w:r w:rsidR="00D258A3" w:rsidRPr="00E37C22">
              <w:rPr>
                <w:rFonts w:ascii="Arial" w:eastAsia="Times New Roman" w:hAnsi="Arial" w:cs="Arial"/>
                <w:sz w:val="24"/>
                <w:szCs w:val="24"/>
              </w:rPr>
              <w:t xml:space="preserve"> </w:t>
            </w:r>
          </w:p>
          <w:p w:rsidR="009F74C0" w:rsidRPr="00E37C22" w:rsidRDefault="009F74C0" w:rsidP="009F74C0">
            <w:pPr>
              <w:pStyle w:val="Prrafodelista"/>
              <w:numPr>
                <w:ilvl w:val="1"/>
                <w:numId w:val="42"/>
              </w:numPr>
              <w:spacing w:after="0" w:line="240" w:lineRule="auto"/>
              <w:rPr>
                <w:rFonts w:ascii="Arial" w:eastAsia="Times New Roman" w:hAnsi="Arial" w:cs="Arial"/>
                <w:sz w:val="24"/>
                <w:szCs w:val="24"/>
              </w:rPr>
            </w:pPr>
            <w:r w:rsidRPr="00E37C22">
              <w:rPr>
                <w:rFonts w:ascii="Arial" w:eastAsia="Times New Roman" w:hAnsi="Arial" w:cs="Arial"/>
                <w:sz w:val="24"/>
                <w:szCs w:val="24"/>
              </w:rPr>
              <w:t>Empresa</w:t>
            </w:r>
            <w:r w:rsidR="00D258A3" w:rsidRPr="00E37C22">
              <w:rPr>
                <w:rFonts w:ascii="Arial" w:eastAsia="Times New Roman" w:hAnsi="Arial" w:cs="Arial"/>
                <w:sz w:val="24"/>
                <w:szCs w:val="24"/>
              </w:rPr>
              <w:t xml:space="preserve"> </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Rut empresa</w:t>
            </w:r>
            <w:r w:rsidR="00D258A3">
              <w:rPr>
                <w:rFonts w:ascii="Arial" w:eastAsia="Times New Roman" w:hAnsi="Arial" w:cs="Arial"/>
                <w:sz w:val="24"/>
                <w:szCs w:val="24"/>
              </w:rPr>
              <w:t xml:space="preserve"> </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 xml:space="preserve">Link al modificar </w:t>
            </w:r>
            <w:r w:rsidR="00E37C22">
              <w:rPr>
                <w:rFonts w:ascii="Arial" w:eastAsia="Times New Roman" w:hAnsi="Arial" w:cs="Arial"/>
                <w:sz w:val="24"/>
                <w:szCs w:val="24"/>
              </w:rPr>
              <w:t>(só</w:t>
            </w:r>
            <w:r>
              <w:rPr>
                <w:rFonts w:ascii="Arial" w:eastAsia="Times New Roman" w:hAnsi="Arial" w:cs="Arial"/>
                <w:sz w:val="24"/>
                <w:szCs w:val="24"/>
              </w:rPr>
              <w:t>lo Administrador)</w:t>
            </w:r>
          </w:p>
          <w:p w:rsidR="00117807" w:rsidRPr="00DB271B" w:rsidRDefault="009F74C0" w:rsidP="009F74C0">
            <w:pPr>
              <w:spacing w:after="0" w:line="240" w:lineRule="auto"/>
              <w:rPr>
                <w:rFonts w:ascii="Arial" w:eastAsia="Times New Roman" w:hAnsi="Arial" w:cs="Arial"/>
                <w:sz w:val="24"/>
                <w:szCs w:val="24"/>
              </w:rPr>
            </w:pPr>
            <w:r w:rsidRPr="00711E80">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9F74C0" w:rsidRDefault="0064520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9F74C0">
              <w:rPr>
                <w:rFonts w:ascii="Arial" w:eastAsia="Times New Roman" w:hAnsi="Arial" w:cs="Arial"/>
                <w:sz w:val="24"/>
                <w:szCs w:val="24"/>
              </w:rPr>
              <w:t>a en el paso 3.</w:t>
            </w:r>
          </w:p>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link al modificar.</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caso de uso Modifica Clientes.</w:t>
            </w:r>
          </w:p>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9F74C0" w:rsidRDefault="0064520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9F74C0">
              <w:rPr>
                <w:rFonts w:ascii="Arial" w:eastAsia="Times New Roman" w:hAnsi="Arial" w:cs="Arial"/>
                <w:sz w:val="24"/>
                <w:szCs w:val="24"/>
              </w:rPr>
              <w:t>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5875A5"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N/A</w:t>
            </w:r>
          </w:p>
        </w:tc>
      </w:tr>
    </w:tbl>
    <w:p w:rsidR="00655113" w:rsidRPr="002E53C7" w:rsidRDefault="002E53C7" w:rsidP="002E53C7">
      <w:pPr>
        <w:pStyle w:val="Epgrafe"/>
        <w:jc w:val="center"/>
        <w:rPr>
          <w:rFonts w:ascii="Arial" w:hAnsi="Arial" w:cs="Arial"/>
          <w:sz w:val="22"/>
        </w:rPr>
      </w:pPr>
      <w:bookmarkStart w:id="68" w:name="_Toc371885617"/>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18</w:t>
      </w:r>
      <w:r w:rsidRPr="002E53C7">
        <w:rPr>
          <w:rFonts w:ascii="Arial" w:hAnsi="Arial" w:cs="Arial"/>
          <w:sz w:val="22"/>
        </w:rPr>
        <w:fldChar w:fldCharType="end"/>
      </w:r>
      <w:r w:rsidRPr="002E53C7">
        <w:rPr>
          <w:rFonts w:ascii="Arial" w:hAnsi="Arial" w:cs="Arial"/>
          <w:sz w:val="22"/>
        </w:rPr>
        <w:t xml:space="preserve"> - CU-11</w:t>
      </w:r>
      <w:bookmarkEnd w:id="68"/>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4.4.4.12 </w:t>
      </w:r>
      <w:r w:rsidR="00A93C1F" w:rsidRPr="00A93C1F">
        <w:rPr>
          <w:rFonts w:ascii="Arial" w:hAnsi="Arial" w:cs="Arial"/>
          <w:color w:val="auto"/>
          <w:szCs w:val="24"/>
        </w:rPr>
        <w:t>Visualiza estadísticas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REQ-F-05, REQ-NF-02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FC7446"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AB7FFA">
            <w:pPr>
              <w:spacing w:after="0" w:line="240" w:lineRule="auto"/>
              <w:rPr>
                <w:rFonts w:ascii="Arial" w:eastAsia="Times New Roman" w:hAnsi="Arial" w:cs="Arial"/>
                <w:sz w:val="24"/>
                <w:szCs w:val="24"/>
              </w:rPr>
            </w:pPr>
            <w:r>
              <w:rPr>
                <w:rFonts w:ascii="Arial" w:eastAsia="Times New Roman" w:hAnsi="Arial" w:cs="Arial"/>
                <w:sz w:val="24"/>
                <w:szCs w:val="24"/>
              </w:rPr>
              <w:t>Administrador, 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845D99" w:rsidRPr="00BD3CA2" w:rsidRDefault="00845D99" w:rsidP="00845D99">
            <w:pPr>
              <w:pStyle w:val="Prrafodelista"/>
              <w:numPr>
                <w:ilvl w:val="0"/>
                <w:numId w:val="48"/>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Estadísticas.</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Nombre de Proyecto (texto)</w:t>
            </w:r>
          </w:p>
          <w:p w:rsidR="00C22601" w:rsidRDefault="00C22601"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Tipo de Proyecto (combo-box)</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Inicio (fecha)</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Término (fecha)</w:t>
            </w:r>
          </w:p>
          <w:p w:rsidR="00C22601" w:rsidRDefault="00C22601"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Tipo de Solicitud (combo-box)</w:t>
            </w:r>
          </w:p>
          <w:p w:rsidR="00C22601" w:rsidRPr="00C22601" w:rsidRDefault="00C22601" w:rsidP="00C22601">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Estado Solicitud</w:t>
            </w:r>
            <w:r>
              <w:rPr>
                <w:rFonts w:ascii="Arial" w:eastAsia="Times New Roman" w:hAnsi="Arial" w:cs="Arial"/>
                <w:sz w:val="24"/>
                <w:szCs w:val="24"/>
              </w:rPr>
              <w:t xml:space="preserve"> (combo-box)</w:t>
            </w:r>
          </w:p>
          <w:p w:rsidR="00845D99" w:rsidRDefault="00C22601"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Cliente</w:t>
            </w:r>
            <w:r w:rsidR="00845D99">
              <w:rPr>
                <w:rFonts w:ascii="Arial" w:eastAsia="Times New Roman" w:hAnsi="Arial" w:cs="Arial"/>
                <w:sz w:val="24"/>
                <w:szCs w:val="24"/>
              </w:rPr>
              <w:t xml:space="preserve"> (texto)</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uno o más filtros.</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 xml:space="preserve">El usuario visualiza </w:t>
            </w:r>
            <w:r w:rsidR="00C22601">
              <w:rPr>
                <w:rFonts w:ascii="Arial" w:eastAsia="Times New Roman" w:hAnsi="Arial" w:cs="Arial"/>
                <w:sz w:val="24"/>
                <w:szCs w:val="24"/>
              </w:rPr>
              <w:t>la información estadística de acuerdo a los filtros seleccionados</w:t>
            </w:r>
          </w:p>
          <w:p w:rsidR="00117807" w:rsidRPr="00DB271B" w:rsidRDefault="00845D99" w:rsidP="00645200">
            <w:pPr>
              <w:pStyle w:val="Prrafodelista"/>
              <w:numPr>
                <w:ilvl w:val="0"/>
                <w:numId w:val="48"/>
              </w:numPr>
              <w:spacing w:after="0" w:line="240" w:lineRule="auto"/>
              <w:rPr>
                <w:rFonts w:ascii="Arial" w:eastAsia="Times New Roman" w:hAnsi="Arial" w:cs="Arial"/>
                <w:sz w:val="24"/>
                <w:szCs w:val="24"/>
              </w:rPr>
            </w:pPr>
            <w:r w:rsidRPr="00711E80">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3:</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r w:rsidR="00C22601">
              <w:rPr>
                <w:rFonts w:ascii="Arial" w:eastAsia="Times New Roman" w:hAnsi="Arial" w:cs="Arial"/>
                <w:sz w:val="24"/>
                <w:szCs w:val="24"/>
              </w:rPr>
              <w:t>s</w:t>
            </w:r>
            <w:r>
              <w:rPr>
                <w:rFonts w:ascii="Arial" w:eastAsia="Times New Roman" w:hAnsi="Arial" w:cs="Arial"/>
                <w:sz w:val="24"/>
                <w:szCs w:val="24"/>
              </w:rPr>
              <w:t>.</w:t>
            </w:r>
          </w:p>
          <w:p w:rsidR="00117807" w:rsidRPr="00BD3CA2"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C22601"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N/A</w:t>
            </w:r>
          </w:p>
        </w:tc>
      </w:tr>
    </w:tbl>
    <w:p w:rsidR="00655113" w:rsidRPr="002E53C7" w:rsidRDefault="002E53C7" w:rsidP="002E53C7">
      <w:pPr>
        <w:pStyle w:val="Epgrafe"/>
        <w:jc w:val="center"/>
        <w:rPr>
          <w:rFonts w:ascii="Arial" w:hAnsi="Arial" w:cs="Arial"/>
          <w:sz w:val="22"/>
        </w:rPr>
      </w:pPr>
      <w:bookmarkStart w:id="69" w:name="_Toc371885618"/>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19</w:t>
      </w:r>
      <w:r w:rsidRPr="002E53C7">
        <w:rPr>
          <w:rFonts w:ascii="Arial" w:hAnsi="Arial" w:cs="Arial"/>
          <w:sz w:val="22"/>
        </w:rPr>
        <w:fldChar w:fldCharType="end"/>
      </w:r>
      <w:r w:rsidRPr="002E53C7">
        <w:rPr>
          <w:rFonts w:ascii="Arial" w:hAnsi="Arial" w:cs="Arial"/>
          <w:sz w:val="22"/>
        </w:rPr>
        <w:t xml:space="preserve"> - CU-12</w:t>
      </w:r>
      <w:bookmarkEnd w:id="69"/>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4.4.4.13 </w:t>
      </w:r>
      <w:r w:rsidR="00A93C1F" w:rsidRPr="00A93C1F">
        <w:rPr>
          <w:rFonts w:ascii="Arial" w:hAnsi="Arial" w:cs="Arial"/>
          <w:color w:val="auto"/>
          <w:szCs w:val="24"/>
        </w:rPr>
        <w:t>Crea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692499">
            <w:pPr>
              <w:spacing w:after="0" w:line="240" w:lineRule="auto"/>
              <w:rPr>
                <w:rFonts w:ascii="Arial" w:eastAsia="Times New Roman" w:hAnsi="Arial" w:cs="Arial"/>
                <w:sz w:val="24"/>
                <w:szCs w:val="24"/>
              </w:rPr>
            </w:pPr>
            <w:r>
              <w:rPr>
                <w:rFonts w:ascii="Arial" w:eastAsia="Times New Roman" w:hAnsi="Arial" w:cs="Arial"/>
                <w:sz w:val="24"/>
                <w:szCs w:val="24"/>
              </w:rPr>
              <w:t>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3"/>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Solicitudes.</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Proyecto (combo-box)</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Prioridad (combo-box)</w:t>
            </w:r>
          </w:p>
          <w:p w:rsidR="00692499" w:rsidRDefault="00DE3E5A"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 (combo-box)</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Correo en copia (texto)</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692499" w:rsidRPr="00FD62A0" w:rsidRDefault="00692499" w:rsidP="00692499">
            <w:pPr>
              <w:pStyle w:val="Prrafodelista"/>
              <w:numPr>
                <w:ilvl w:val="0"/>
                <w:numId w:val="43"/>
              </w:numPr>
              <w:spacing w:after="0" w:line="240" w:lineRule="auto"/>
              <w:rPr>
                <w:rFonts w:ascii="Arial" w:eastAsia="Times New Roman" w:hAnsi="Arial" w:cs="Arial"/>
                <w:sz w:val="24"/>
                <w:szCs w:val="24"/>
              </w:rPr>
            </w:pPr>
            <w:r w:rsidRPr="00FD62A0">
              <w:rPr>
                <w:rFonts w:ascii="Arial" w:eastAsia="Times New Roman" w:hAnsi="Arial" w:cs="Arial"/>
                <w:sz w:val="24"/>
                <w:szCs w:val="24"/>
              </w:rPr>
              <w:t>El sistema habilita la opción para asignar la solicitud.</w:t>
            </w:r>
          </w:p>
          <w:p w:rsidR="00117807" w:rsidRPr="00DB271B" w:rsidRDefault="00692499" w:rsidP="00DE3E5A">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DE3E5A"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Pr>
                <w:rFonts w:ascii="Arial" w:eastAsia="Times New Roman" w:hAnsi="Arial" w:cs="Arial"/>
                <w:sz w:val="24"/>
                <w:szCs w:val="24"/>
              </w:rPr>
              <w:t>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La solicitud queda persistente en el sistema en estado creada. Se gatilla el caso de uso Envía correo electrónico.</w:t>
            </w:r>
          </w:p>
        </w:tc>
      </w:tr>
    </w:tbl>
    <w:p w:rsidR="00655113" w:rsidRPr="002E53C7" w:rsidRDefault="002E53C7" w:rsidP="002E53C7">
      <w:pPr>
        <w:pStyle w:val="Epgrafe"/>
        <w:jc w:val="center"/>
        <w:rPr>
          <w:rFonts w:ascii="Arial" w:hAnsi="Arial" w:cs="Arial"/>
          <w:sz w:val="22"/>
        </w:rPr>
      </w:pPr>
      <w:bookmarkStart w:id="70" w:name="_Toc371885619"/>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20</w:t>
      </w:r>
      <w:r w:rsidRPr="002E53C7">
        <w:rPr>
          <w:rFonts w:ascii="Arial" w:hAnsi="Arial" w:cs="Arial"/>
          <w:sz w:val="22"/>
        </w:rPr>
        <w:fldChar w:fldCharType="end"/>
      </w:r>
      <w:r w:rsidRPr="002E53C7">
        <w:rPr>
          <w:rFonts w:ascii="Arial" w:hAnsi="Arial" w:cs="Arial"/>
          <w:sz w:val="22"/>
        </w:rPr>
        <w:t xml:space="preserve"> - CU-13</w:t>
      </w:r>
      <w:bookmarkEnd w:id="70"/>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4.4.4.14 </w:t>
      </w:r>
      <w:r w:rsidR="00A93C1F" w:rsidRPr="00A93C1F">
        <w:rPr>
          <w:rFonts w:ascii="Arial" w:hAnsi="Arial" w:cs="Arial"/>
          <w:color w:val="auto"/>
          <w:szCs w:val="24"/>
        </w:rPr>
        <w:t>Busca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4"/>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Solicitudes.</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Código (numérico)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Estado (combo-box)</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Proyecto (combo-box)</w:t>
            </w:r>
          </w:p>
          <w:p w:rsidR="00692499" w:rsidRDefault="00671287"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 (combo-box)</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Fecha creación desde (fecha)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Fecha creación hasta (fecha)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Usuario (combo-box)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Destacado (combo-box)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Cliente (combo-box) (filtro avanzado)</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Destacado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Código</w:t>
            </w:r>
            <w:r w:rsidR="00671287">
              <w:rPr>
                <w:rFonts w:ascii="Arial" w:eastAsia="Times New Roman" w:hAnsi="Arial" w:cs="Arial"/>
                <w:sz w:val="24"/>
                <w:szCs w:val="24"/>
              </w:rPr>
              <w:t xml:space="preserve"> </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Nombre</w:t>
            </w:r>
            <w:r w:rsidR="00671287">
              <w:rPr>
                <w:rFonts w:ascii="Arial" w:eastAsia="Times New Roman" w:hAnsi="Arial" w:cs="Arial"/>
                <w:sz w:val="24"/>
                <w:szCs w:val="24"/>
              </w:rPr>
              <w:t xml:space="preserve"> </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Estado</w:t>
            </w:r>
            <w:r w:rsidR="00671287">
              <w:rPr>
                <w:rFonts w:ascii="Arial" w:eastAsia="Times New Roman" w:hAnsi="Arial" w:cs="Arial"/>
                <w:sz w:val="24"/>
                <w:szCs w:val="24"/>
              </w:rPr>
              <w:t xml:space="preserve"> </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Proyecto</w:t>
            </w:r>
            <w:r w:rsidR="00671287">
              <w:rPr>
                <w:rFonts w:ascii="Arial" w:eastAsia="Times New Roman" w:hAnsi="Arial" w:cs="Arial"/>
                <w:sz w:val="24"/>
                <w:szCs w:val="24"/>
              </w:rPr>
              <w:t xml:space="preserve"> </w:t>
            </w:r>
          </w:p>
          <w:p w:rsidR="00692499" w:rsidRDefault="00EF5FB7"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w:t>
            </w:r>
            <w:r w:rsidR="00671287">
              <w:rPr>
                <w:rFonts w:ascii="Arial" w:eastAsia="Times New Roman" w:hAnsi="Arial" w:cs="Arial"/>
                <w:sz w:val="24"/>
                <w:szCs w:val="24"/>
              </w:rPr>
              <w:t xml:space="preserve"> </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Link al detalle</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campo Destacado.</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intercambia el estado del campo Destacado para la solicitud respectiva.</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presionar el link al detalle.</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detalle de la solicitud.</w:t>
            </w:r>
          </w:p>
          <w:p w:rsidR="00117807" w:rsidRPr="00DB271B" w:rsidRDefault="00692499" w:rsidP="00EF5FB7">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692499" w:rsidRDefault="00EF5FB7"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Pr>
                <w:rFonts w:ascii="Arial" w:eastAsia="Times New Roman" w:hAnsi="Arial" w:cs="Arial"/>
                <w:sz w:val="24"/>
                <w:szCs w:val="24"/>
              </w:rPr>
              <w:t>a en el paso 3.</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Mis solicitudes.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realiza la búsqueda considerando las que solicitudes asignadas al usuario.</w:t>
            </w:r>
          </w:p>
          <w:p w:rsidR="00692499" w:rsidRPr="005B75F1" w:rsidRDefault="00EF5FB7"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Pr>
                <w:rFonts w:ascii="Arial" w:eastAsia="Times New Roman" w:hAnsi="Arial" w:cs="Arial"/>
                <w:sz w:val="24"/>
                <w:szCs w:val="24"/>
              </w:rPr>
              <w:t>a en el paso 6.</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El sistema determina que los datos son inválidos.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3.</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p>
          <w:p w:rsidR="00117807" w:rsidRPr="00BD3CA2" w:rsidRDefault="00EF5FB7"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Pr>
                <w:rFonts w:ascii="Arial" w:eastAsia="Times New Roman" w:hAnsi="Arial" w:cs="Arial"/>
                <w:sz w:val="24"/>
                <w:szCs w:val="24"/>
              </w:rPr>
              <w:t>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detalle de la solicitud.</w:t>
            </w:r>
          </w:p>
        </w:tc>
      </w:tr>
    </w:tbl>
    <w:p w:rsidR="00655113" w:rsidRPr="002E53C7" w:rsidRDefault="002E53C7" w:rsidP="002E53C7">
      <w:pPr>
        <w:pStyle w:val="Epgrafe"/>
        <w:jc w:val="center"/>
        <w:rPr>
          <w:rFonts w:ascii="Arial" w:hAnsi="Arial" w:cs="Arial"/>
          <w:sz w:val="22"/>
        </w:rPr>
      </w:pPr>
      <w:bookmarkStart w:id="71" w:name="_Toc371885620"/>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21</w:t>
      </w:r>
      <w:r w:rsidRPr="002E53C7">
        <w:rPr>
          <w:rFonts w:ascii="Arial" w:hAnsi="Arial" w:cs="Arial"/>
          <w:sz w:val="22"/>
        </w:rPr>
        <w:fldChar w:fldCharType="end"/>
      </w:r>
      <w:r w:rsidRPr="002E53C7">
        <w:rPr>
          <w:rFonts w:ascii="Arial" w:hAnsi="Arial" w:cs="Arial"/>
          <w:sz w:val="22"/>
        </w:rPr>
        <w:t xml:space="preserve"> - CU-14</w:t>
      </w:r>
      <w:bookmarkEnd w:id="71"/>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4.4.4.15 </w:t>
      </w:r>
      <w:r w:rsidR="00A93C1F" w:rsidRPr="00A93C1F">
        <w:rPr>
          <w:rFonts w:ascii="Arial" w:hAnsi="Arial" w:cs="Arial"/>
          <w:color w:val="auto"/>
          <w:szCs w:val="24"/>
        </w:rPr>
        <w:t>Cambia estado de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CU-15</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829FF" w:rsidP="00DF0CC3">
            <w:pPr>
              <w:spacing w:after="0" w:line="240" w:lineRule="auto"/>
              <w:rPr>
                <w:rFonts w:ascii="Arial" w:eastAsia="Times New Roman" w:hAnsi="Arial" w:cs="Arial"/>
                <w:sz w:val="24"/>
                <w:szCs w:val="24"/>
              </w:rPr>
            </w:pPr>
            <w:r>
              <w:rPr>
                <w:rFonts w:ascii="Arial" w:eastAsia="Times New Roman" w:hAnsi="Arial" w:cs="Arial"/>
                <w:sz w:val="24"/>
                <w:szCs w:val="24"/>
              </w:rPr>
              <w:t>Busca Solicitudes.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5"/>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accede al detalle de la solicitud.</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la siguiente información: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Código</w:t>
            </w:r>
            <w:r w:rsidR="009578EB">
              <w:rPr>
                <w:rFonts w:ascii="Arial" w:eastAsia="Times New Roman" w:hAnsi="Arial" w:cs="Arial"/>
                <w:sz w:val="24"/>
                <w:szCs w:val="24"/>
              </w:rPr>
              <w:t xml:space="preserve"> </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Fecha creación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 asignado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botón ver Histórico.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el listado histórico de la solicitud con los siguientes campos:</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Prioridad</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botón ver Observaciones/Documentos.</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despliega el listado de las </w:t>
            </w:r>
            <w:r>
              <w:rPr>
                <w:rFonts w:ascii="Arial" w:eastAsia="Times New Roman" w:hAnsi="Arial" w:cs="Arial"/>
                <w:sz w:val="24"/>
                <w:szCs w:val="24"/>
              </w:rPr>
              <w:lastRenderedPageBreak/>
              <w:t>Obseraciones/Documentos con los siguientes campos:</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Fecha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Comentario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 archivo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Link descargar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Link descargar.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descarga el archivo.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 (s</w:t>
            </w:r>
            <w:r w:rsidR="002E078E">
              <w:rPr>
                <w:rFonts w:ascii="Arial" w:eastAsia="Times New Roman" w:hAnsi="Arial" w:cs="Arial"/>
                <w:sz w:val="24"/>
                <w:szCs w:val="24"/>
              </w:rPr>
              <w:t>o</w:t>
            </w:r>
            <w:r w:rsidR="00692499">
              <w:rPr>
                <w:rFonts w:ascii="Arial" w:eastAsia="Times New Roman" w:hAnsi="Arial" w:cs="Arial"/>
                <w:sz w:val="24"/>
                <w:szCs w:val="24"/>
              </w:rPr>
              <w:t>lo Encargado)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 (s</w:t>
            </w:r>
            <w:r w:rsidR="002E078E">
              <w:rPr>
                <w:rFonts w:ascii="Arial" w:eastAsia="Times New Roman" w:hAnsi="Arial" w:cs="Arial"/>
                <w:sz w:val="24"/>
                <w:szCs w:val="24"/>
              </w:rPr>
              <w:t>o</w:t>
            </w:r>
            <w:r w:rsidR="00692499">
              <w:rPr>
                <w:rFonts w:ascii="Arial" w:eastAsia="Times New Roman" w:hAnsi="Arial" w:cs="Arial"/>
                <w:sz w:val="24"/>
                <w:szCs w:val="24"/>
              </w:rPr>
              <w:t>lo Encargado)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 (s</w:t>
            </w:r>
            <w:r w:rsidR="002E078E">
              <w:rPr>
                <w:rFonts w:ascii="Arial" w:eastAsia="Times New Roman" w:hAnsi="Arial" w:cs="Arial"/>
                <w:sz w:val="24"/>
                <w:szCs w:val="24"/>
              </w:rPr>
              <w:t>o</w:t>
            </w:r>
            <w:r w:rsidR="00692499">
              <w:rPr>
                <w:rFonts w:ascii="Arial" w:eastAsia="Times New Roman" w:hAnsi="Arial" w:cs="Arial"/>
                <w:sz w:val="24"/>
                <w:szCs w:val="24"/>
              </w:rPr>
              <w:t>lo Encargado)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Prioridad (s</w:t>
            </w:r>
            <w:r w:rsidR="002E078E">
              <w:rPr>
                <w:rFonts w:ascii="Arial" w:eastAsia="Times New Roman" w:hAnsi="Arial" w:cs="Arial"/>
                <w:sz w:val="24"/>
                <w:szCs w:val="24"/>
              </w:rPr>
              <w:t>o</w:t>
            </w:r>
            <w:r w:rsidR="00692499">
              <w:rPr>
                <w:rFonts w:ascii="Arial" w:eastAsia="Times New Roman" w:hAnsi="Arial" w:cs="Arial"/>
                <w:sz w:val="24"/>
                <w:szCs w:val="24"/>
              </w:rPr>
              <w:t>lo Encargado)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Categoria (s</w:t>
            </w:r>
            <w:r w:rsidR="002E078E">
              <w:rPr>
                <w:rFonts w:ascii="Arial" w:eastAsia="Times New Roman" w:hAnsi="Arial" w:cs="Arial"/>
                <w:sz w:val="24"/>
                <w:szCs w:val="24"/>
              </w:rPr>
              <w:t>o</w:t>
            </w:r>
            <w:r w:rsidR="00692499">
              <w:rPr>
                <w:rFonts w:ascii="Arial" w:eastAsia="Times New Roman" w:hAnsi="Arial" w:cs="Arial"/>
                <w:sz w:val="24"/>
                <w:szCs w:val="24"/>
              </w:rPr>
              <w:t>lo Encargado)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 (s</w:t>
            </w:r>
            <w:r w:rsidR="002E078E">
              <w:rPr>
                <w:rFonts w:ascii="Arial" w:eastAsia="Times New Roman" w:hAnsi="Arial" w:cs="Arial"/>
                <w:sz w:val="24"/>
                <w:szCs w:val="24"/>
              </w:rPr>
              <w:t>o</w:t>
            </w:r>
            <w:r w:rsidR="00692499">
              <w:rPr>
                <w:rFonts w:ascii="Arial" w:eastAsia="Times New Roman" w:hAnsi="Arial" w:cs="Arial"/>
                <w:sz w:val="24"/>
                <w:szCs w:val="24"/>
              </w:rPr>
              <w:t>lo Encargado)</w:t>
            </w:r>
          </w:p>
          <w:p w:rsidR="00692499" w:rsidRPr="00EF629B"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Correo en copia (s</w:t>
            </w:r>
            <w:r w:rsidR="002E078E">
              <w:rPr>
                <w:rFonts w:ascii="Arial" w:eastAsia="Times New Roman" w:hAnsi="Arial" w:cs="Arial"/>
                <w:sz w:val="24"/>
                <w:szCs w:val="24"/>
              </w:rPr>
              <w:t>o</w:t>
            </w:r>
            <w:r w:rsidR="00692499">
              <w:rPr>
                <w:rFonts w:ascii="Arial" w:eastAsia="Times New Roman" w:hAnsi="Arial" w:cs="Arial"/>
                <w:sz w:val="24"/>
                <w:szCs w:val="24"/>
              </w:rPr>
              <w:t>lo Encargado, oculto para Desarrollador)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692499" w:rsidRDefault="00692499" w:rsidP="00DF0CC3">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692499">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invalidos.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9.</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a cambiado el dato Estado.</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no se ha ejecutado el caso de uso Agrega Observaciones/Documentos.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 de que es obligatorio agregar observación para cambiar estado.</w:t>
            </w:r>
          </w:p>
          <w:p w:rsidR="00117807" w:rsidRP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9.</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guarda el histórico y los datos de la solicitud en el sistema.</w:t>
            </w:r>
          </w:p>
        </w:tc>
      </w:tr>
    </w:tbl>
    <w:p w:rsidR="00655113" w:rsidRPr="002E53C7" w:rsidRDefault="002E53C7" w:rsidP="002E53C7">
      <w:pPr>
        <w:pStyle w:val="Epgrafe"/>
        <w:jc w:val="center"/>
        <w:rPr>
          <w:rFonts w:ascii="Arial" w:hAnsi="Arial" w:cs="Arial"/>
          <w:sz w:val="22"/>
        </w:rPr>
      </w:pPr>
      <w:bookmarkStart w:id="72" w:name="_Toc371885621"/>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22</w:t>
      </w:r>
      <w:r w:rsidRPr="002E53C7">
        <w:rPr>
          <w:rFonts w:ascii="Arial" w:hAnsi="Arial" w:cs="Arial"/>
          <w:sz w:val="22"/>
        </w:rPr>
        <w:fldChar w:fldCharType="end"/>
      </w:r>
      <w:r w:rsidRPr="002E53C7">
        <w:rPr>
          <w:rFonts w:ascii="Arial" w:hAnsi="Arial" w:cs="Arial"/>
          <w:sz w:val="22"/>
        </w:rPr>
        <w:t xml:space="preserve"> - CU-15</w:t>
      </w:r>
      <w:bookmarkEnd w:id="72"/>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4.4.4.16 </w:t>
      </w:r>
      <w:r w:rsidR="00A93C1F" w:rsidRPr="00A93C1F">
        <w:rPr>
          <w:rFonts w:ascii="Arial" w:hAnsi="Arial" w:cs="Arial"/>
          <w:color w:val="auto"/>
          <w:szCs w:val="24"/>
        </w:rPr>
        <w:t>Agrega Observaciones/Documentos 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829FF" w:rsidP="00DF0CC3">
            <w:pPr>
              <w:spacing w:after="0" w:line="240" w:lineRule="auto"/>
              <w:rPr>
                <w:rFonts w:ascii="Arial" w:eastAsia="Times New Roman" w:hAnsi="Arial" w:cs="Arial"/>
                <w:sz w:val="24"/>
                <w:szCs w:val="24"/>
              </w:rPr>
            </w:pPr>
            <w:r>
              <w:rPr>
                <w:rFonts w:ascii="Arial" w:eastAsia="Times New Roman" w:hAnsi="Arial" w:cs="Arial"/>
                <w:sz w:val="24"/>
                <w:szCs w:val="24"/>
              </w:rPr>
              <w:t>Cambia estado de Solicitudes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829FF" w:rsidRDefault="005829FF" w:rsidP="005829FF">
            <w:pPr>
              <w:pStyle w:val="Prrafodelista"/>
              <w:numPr>
                <w:ilvl w:val="0"/>
                <w:numId w:val="46"/>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al detalle de una solicitud.</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ingresa texto en el campo observaciones.</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puede adjuntar un documento presionando el botón seleccionar archivo.</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para guardar los cambios.</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5829FF" w:rsidRDefault="005829FF" w:rsidP="00DF0CC3">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5829FF">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829FF" w:rsidRDefault="005829FF" w:rsidP="005829FF">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de la obseración son inválidos.</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5829FF" w:rsidRDefault="007145FE"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5829FF">
              <w:rPr>
                <w:rFonts w:ascii="Arial" w:eastAsia="Times New Roman" w:hAnsi="Arial" w:cs="Arial"/>
                <w:sz w:val="24"/>
                <w:szCs w:val="24"/>
              </w:rPr>
              <w:t>a en el paso 2.</w:t>
            </w:r>
          </w:p>
          <w:p w:rsidR="005829FF" w:rsidRDefault="005829FF" w:rsidP="005829FF">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del documento exceden el tamaño máximo o no corresponden a los formatos permitidos.</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7145FE"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5829FF">
              <w:rPr>
                <w:rFonts w:ascii="Arial" w:eastAsia="Times New Roman" w:hAnsi="Arial" w:cs="Arial"/>
                <w:sz w:val="24"/>
                <w:szCs w:val="24"/>
              </w:rPr>
              <w:t>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5829FF"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Las observaciones y documentos quedan persistentes en el sistema.</w:t>
            </w:r>
          </w:p>
        </w:tc>
      </w:tr>
    </w:tbl>
    <w:p w:rsidR="00655113" w:rsidRPr="002E53C7" w:rsidRDefault="002E53C7" w:rsidP="002E53C7">
      <w:pPr>
        <w:pStyle w:val="Epgrafe"/>
        <w:jc w:val="center"/>
        <w:rPr>
          <w:rFonts w:ascii="Arial" w:hAnsi="Arial" w:cs="Arial"/>
          <w:sz w:val="22"/>
        </w:rPr>
      </w:pPr>
      <w:bookmarkStart w:id="73" w:name="_Toc371885622"/>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23</w:t>
      </w:r>
      <w:r w:rsidRPr="002E53C7">
        <w:rPr>
          <w:rFonts w:ascii="Arial" w:hAnsi="Arial" w:cs="Arial"/>
          <w:sz w:val="22"/>
        </w:rPr>
        <w:fldChar w:fldCharType="end"/>
      </w:r>
      <w:r w:rsidRPr="002E53C7">
        <w:rPr>
          <w:rFonts w:ascii="Arial" w:hAnsi="Arial" w:cs="Arial"/>
          <w:sz w:val="22"/>
        </w:rPr>
        <w:t xml:space="preserve"> - CU-16</w:t>
      </w:r>
      <w:bookmarkEnd w:id="73"/>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4.4.4.17 </w:t>
      </w:r>
      <w:r w:rsidR="00A93C1F" w:rsidRPr="00A93C1F">
        <w:rPr>
          <w:rFonts w:ascii="Arial" w:hAnsi="Arial" w:cs="Arial"/>
          <w:color w:val="auto"/>
          <w:szCs w:val="24"/>
        </w:rPr>
        <w:t>Envía correo electrónico</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CU-17</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w:t>
            </w:r>
            <w:r w:rsidR="00117807">
              <w:rPr>
                <w:rFonts w:ascii="Arial" w:eastAsia="Times New Roman" w:hAnsi="Arial" w:cs="Arial"/>
                <w:sz w:val="24"/>
                <w:szCs w:val="24"/>
              </w:rPr>
              <w:t>F-04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45E08" w:rsidP="00DF0CC3">
            <w:pPr>
              <w:spacing w:after="0" w:line="240" w:lineRule="auto"/>
              <w:rPr>
                <w:rFonts w:ascii="Arial" w:eastAsia="Times New Roman" w:hAnsi="Arial" w:cs="Arial"/>
                <w:sz w:val="24"/>
                <w:szCs w:val="24"/>
              </w:rPr>
            </w:pPr>
            <w:r>
              <w:rPr>
                <w:rFonts w:ascii="Arial" w:eastAsia="Times New Roman" w:hAnsi="Arial" w:cs="Arial"/>
                <w:sz w:val="24"/>
                <w:szCs w:val="24"/>
              </w:rPr>
              <w:t>Crea Solicitudes, Asigna Solicitudes, Cambia estado de Solicitudes.</w:t>
            </w:r>
          </w:p>
        </w:tc>
      </w:tr>
      <w:tr w:rsidR="00117807" w:rsidRPr="00DB271B" w:rsidTr="007145FE">
        <w:trPr>
          <w:trHeight w:val="1346"/>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45E08" w:rsidRPr="00BD3CA2" w:rsidRDefault="00B45E08" w:rsidP="00B45E08">
            <w:pPr>
              <w:pStyle w:val="Prrafodelista"/>
              <w:numPr>
                <w:ilvl w:val="0"/>
                <w:numId w:val="47"/>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w:t>
            </w:r>
            <w:r>
              <w:rPr>
                <w:rFonts w:ascii="Arial" w:eastAsia="Times New Roman" w:hAnsi="Arial" w:cs="Arial"/>
                <w:sz w:val="24"/>
                <w:szCs w:val="24"/>
              </w:rPr>
              <w:t>sistema busca los correos asociados a la solicitud.</w:t>
            </w:r>
          </w:p>
          <w:p w:rsidR="00B45E08" w:rsidRPr="00B31ECC" w:rsidRDefault="00A075B5" w:rsidP="00B45E08">
            <w:pPr>
              <w:pStyle w:val="Prrafodelista"/>
              <w:numPr>
                <w:ilvl w:val="0"/>
                <w:numId w:val="47"/>
              </w:numPr>
              <w:spacing w:after="0" w:line="240" w:lineRule="auto"/>
              <w:rPr>
                <w:rFonts w:ascii="Arial" w:eastAsia="Times New Roman" w:hAnsi="Arial" w:cs="Arial"/>
                <w:sz w:val="24"/>
                <w:szCs w:val="24"/>
              </w:rPr>
            </w:pPr>
            <w:r>
              <w:rPr>
                <w:rFonts w:ascii="Arial" w:eastAsia="Times New Roman" w:hAnsi="Arial" w:cs="Arial"/>
                <w:sz w:val="24"/>
                <w:szCs w:val="24"/>
              </w:rPr>
              <w:t>El sistema enví</w:t>
            </w:r>
            <w:r w:rsidR="00B45E08">
              <w:rPr>
                <w:rFonts w:ascii="Arial" w:eastAsia="Times New Roman" w:hAnsi="Arial" w:cs="Arial"/>
                <w:sz w:val="24"/>
                <w:szCs w:val="24"/>
              </w:rPr>
              <w:t>a el correo de alerta del cambio de estado de la solicitud.</w:t>
            </w:r>
          </w:p>
          <w:p w:rsidR="007145FE" w:rsidRDefault="00B45E08" w:rsidP="00A075B5">
            <w:pPr>
              <w:pStyle w:val="Prrafodelista"/>
              <w:numPr>
                <w:ilvl w:val="0"/>
                <w:numId w:val="47"/>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7145FE" w:rsidRDefault="00117807" w:rsidP="007145FE">
            <w:pPr>
              <w:tabs>
                <w:tab w:val="left" w:pos="2785"/>
              </w:tabs>
            </w:pP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117807" w:rsidRPr="00B45E08" w:rsidRDefault="00B45E08" w:rsidP="00B45E08">
            <w:pPr>
              <w:spacing w:after="0" w:line="240" w:lineRule="auto"/>
              <w:rPr>
                <w:rFonts w:ascii="Arial" w:eastAsia="Times New Roman" w:hAnsi="Arial" w:cs="Arial"/>
                <w:sz w:val="24"/>
                <w:szCs w:val="24"/>
              </w:rPr>
            </w:pPr>
            <w:r w:rsidRPr="00B45E08">
              <w:rPr>
                <w:rFonts w:ascii="Arial" w:eastAsia="Times New Roman" w:hAnsi="Arial" w:cs="Arial"/>
                <w:sz w:val="24"/>
                <w:szCs w:val="24"/>
              </w:rPr>
              <w:t>N/A</w:t>
            </w:r>
          </w:p>
        </w:tc>
      </w:tr>
      <w:tr w:rsidR="00B45E08"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45E08" w:rsidRPr="00DB271B" w:rsidRDefault="00B45E08"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45E08" w:rsidRPr="00B45E08" w:rsidRDefault="00B45E08" w:rsidP="00A50EA6">
            <w:pPr>
              <w:spacing w:after="0" w:line="240" w:lineRule="auto"/>
              <w:rPr>
                <w:rFonts w:ascii="Arial" w:eastAsia="Times New Roman" w:hAnsi="Arial" w:cs="Arial"/>
                <w:sz w:val="24"/>
                <w:szCs w:val="24"/>
              </w:rPr>
            </w:pPr>
            <w:r w:rsidRPr="00B45E08">
              <w:rPr>
                <w:rFonts w:ascii="Arial" w:eastAsia="Times New Roman" w:hAnsi="Arial" w:cs="Arial"/>
                <w:sz w:val="24"/>
                <w:szCs w:val="24"/>
              </w:rPr>
              <w:t>N/A</w:t>
            </w:r>
          </w:p>
        </w:tc>
      </w:tr>
    </w:tbl>
    <w:p w:rsidR="00A93C1F" w:rsidRPr="002E53C7" w:rsidRDefault="002E53C7" w:rsidP="002E53C7">
      <w:pPr>
        <w:pStyle w:val="Epgrafe"/>
        <w:jc w:val="center"/>
        <w:rPr>
          <w:rFonts w:ascii="Arial" w:hAnsi="Arial" w:cs="Arial"/>
          <w:color w:val="auto"/>
          <w:sz w:val="32"/>
          <w:szCs w:val="24"/>
        </w:rPr>
      </w:pPr>
      <w:bookmarkStart w:id="74" w:name="_Toc371885623"/>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sidRPr="002E53C7">
        <w:rPr>
          <w:rFonts w:ascii="Arial" w:hAnsi="Arial" w:cs="Arial"/>
          <w:sz w:val="22"/>
        </w:rPr>
        <w:t>24</w:t>
      </w:r>
      <w:r w:rsidRPr="002E53C7">
        <w:rPr>
          <w:rFonts w:ascii="Arial" w:hAnsi="Arial" w:cs="Arial"/>
          <w:sz w:val="22"/>
        </w:rPr>
        <w:fldChar w:fldCharType="end"/>
      </w:r>
      <w:r w:rsidRPr="002E53C7">
        <w:rPr>
          <w:rFonts w:ascii="Arial" w:hAnsi="Arial" w:cs="Arial"/>
          <w:sz w:val="22"/>
        </w:rPr>
        <w:t xml:space="preserve"> - CU-17</w:t>
      </w:r>
      <w:bookmarkEnd w:id="74"/>
    </w:p>
    <w:p w:rsidR="00151016" w:rsidRPr="00332C3E" w:rsidRDefault="009847CA" w:rsidP="00151016">
      <w:pPr>
        <w:pStyle w:val="Ttulo3"/>
        <w:spacing w:line="360" w:lineRule="auto"/>
        <w:jc w:val="both"/>
        <w:rPr>
          <w:rFonts w:ascii="Arial" w:hAnsi="Arial" w:cs="Arial"/>
          <w:color w:val="auto"/>
          <w:sz w:val="24"/>
          <w:szCs w:val="24"/>
        </w:rPr>
      </w:pPr>
      <w:bookmarkStart w:id="75" w:name="_Toc371885495"/>
      <w:r>
        <w:rPr>
          <w:rFonts w:ascii="Arial" w:hAnsi="Arial" w:cs="Arial"/>
          <w:color w:val="auto"/>
          <w:sz w:val="24"/>
          <w:szCs w:val="24"/>
        </w:rPr>
        <w:t>4.4.5</w:t>
      </w:r>
      <w:r>
        <w:rPr>
          <w:rFonts w:ascii="Arial" w:hAnsi="Arial" w:cs="Arial"/>
          <w:color w:val="auto"/>
          <w:sz w:val="24"/>
          <w:szCs w:val="24"/>
        </w:rPr>
        <w:tab/>
        <w:t>Grá</w:t>
      </w:r>
      <w:r w:rsidR="00151016" w:rsidRPr="00332C3E">
        <w:rPr>
          <w:rFonts w:ascii="Arial" w:hAnsi="Arial" w:cs="Arial"/>
          <w:color w:val="auto"/>
          <w:sz w:val="24"/>
          <w:szCs w:val="24"/>
        </w:rPr>
        <w:t>fico de Casos de Uso</w:t>
      </w:r>
      <w:bookmarkEnd w:id="75"/>
    </w:p>
    <w:p w:rsidR="00117807" w:rsidRDefault="00142C8A" w:rsidP="00151016">
      <w:pPr>
        <w:spacing w:line="360" w:lineRule="auto"/>
        <w:jc w:val="both"/>
        <w:rPr>
          <w:rFonts w:ascii="Arial" w:hAnsi="Arial" w:cs="Arial"/>
          <w:color w:val="FF0000"/>
          <w:sz w:val="24"/>
          <w:szCs w:val="24"/>
        </w:rPr>
      </w:pPr>
      <w:ins w:id="76" w:author="Luxo" w:date="2013-11-18T10:28:00Z">
        <w:r>
          <w:object w:dxaOrig="9467" w:dyaOrig="12831">
            <v:shape id="_x0000_i1029" type="#_x0000_t75" style="width:459pt;height:621.75pt" o:ole="">
              <v:imagedata r:id="rId27" o:title=""/>
            </v:shape>
            <o:OLEObject Type="Embed" ProgID="Visio.Drawing.11" ShapeID="_x0000_i1029" DrawAspect="Content" ObjectID="_1446289741" r:id="rId28"/>
          </w:object>
        </w:r>
      </w:ins>
      <w:bookmarkStart w:id="77" w:name="_GoBack"/>
      <w:bookmarkEnd w:id="77"/>
    </w:p>
    <w:p w:rsidR="00151016" w:rsidRPr="00117807" w:rsidRDefault="00117807" w:rsidP="00151016">
      <w:pPr>
        <w:spacing w:line="360" w:lineRule="auto"/>
        <w:jc w:val="both"/>
        <w:rPr>
          <w:rFonts w:ascii="Arial" w:hAnsi="Arial" w:cs="Arial"/>
          <w:color w:val="FF0000"/>
          <w:sz w:val="24"/>
          <w:szCs w:val="24"/>
        </w:rPr>
      </w:pPr>
      <w:r w:rsidRPr="00117807">
        <w:rPr>
          <w:rFonts w:ascii="Arial" w:hAnsi="Arial" w:cs="Arial"/>
          <w:color w:val="FF0000"/>
          <w:sz w:val="24"/>
          <w:szCs w:val="24"/>
        </w:rPr>
        <w:lastRenderedPageBreak/>
        <w:t>/* Ni idea a que se refiere este punto */</w:t>
      </w:r>
    </w:p>
    <w:p w:rsidR="00117807" w:rsidRPr="00332C3E" w:rsidRDefault="00117807"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78" w:name="_Toc371885496"/>
      <w:r w:rsidRPr="00332C3E">
        <w:rPr>
          <w:rFonts w:ascii="Arial" w:hAnsi="Arial" w:cs="Arial"/>
          <w:color w:val="auto"/>
          <w:sz w:val="24"/>
          <w:szCs w:val="24"/>
        </w:rPr>
        <w:t>4.4.6 Diagrama de Secuencia</w:t>
      </w:r>
      <w:bookmarkEnd w:id="78"/>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79" w:name="_Toc371885497"/>
      <w:r w:rsidRPr="00332C3E">
        <w:rPr>
          <w:rFonts w:ascii="Arial" w:eastAsia="Times New Roman" w:hAnsi="Arial" w:cs="Arial"/>
          <w:bCs/>
          <w:color w:val="auto"/>
          <w:sz w:val="24"/>
          <w:szCs w:val="24"/>
        </w:rPr>
        <w:t>Diseño Físico</w:t>
      </w:r>
      <w:bookmarkEnd w:id="79"/>
    </w:p>
    <w:p w:rsidR="00151016" w:rsidRPr="00332C3E" w:rsidRDefault="00151016" w:rsidP="00151016">
      <w:pPr>
        <w:pStyle w:val="Ttulo3"/>
        <w:spacing w:line="360" w:lineRule="auto"/>
        <w:jc w:val="both"/>
        <w:rPr>
          <w:rFonts w:ascii="Arial" w:hAnsi="Arial" w:cs="Arial"/>
          <w:color w:val="auto"/>
          <w:sz w:val="24"/>
          <w:szCs w:val="24"/>
        </w:rPr>
      </w:pPr>
      <w:bookmarkStart w:id="80" w:name="_Toc371885498"/>
      <w:r w:rsidRPr="00332C3E">
        <w:rPr>
          <w:rFonts w:ascii="Arial" w:hAnsi="Arial" w:cs="Arial"/>
          <w:color w:val="auto"/>
          <w:sz w:val="24"/>
          <w:szCs w:val="24"/>
        </w:rPr>
        <w:t>4.5.1</w:t>
      </w:r>
      <w:r w:rsidRPr="00332C3E">
        <w:rPr>
          <w:rFonts w:ascii="Arial" w:hAnsi="Arial" w:cs="Arial"/>
          <w:color w:val="auto"/>
          <w:sz w:val="24"/>
          <w:szCs w:val="24"/>
        </w:rPr>
        <w:tab/>
        <w:t>Diseño Arquitectónico</w:t>
      </w:r>
      <w:bookmarkEnd w:id="80"/>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81" w:name="_Toc371885499"/>
      <w:r w:rsidRPr="00332C3E">
        <w:rPr>
          <w:rFonts w:ascii="Arial" w:hAnsi="Arial" w:cs="Arial"/>
          <w:color w:val="auto"/>
          <w:sz w:val="24"/>
          <w:szCs w:val="24"/>
        </w:rPr>
        <w:t>4.5.2</w:t>
      </w:r>
      <w:r w:rsidRPr="00332C3E">
        <w:rPr>
          <w:rFonts w:ascii="Arial" w:hAnsi="Arial" w:cs="Arial"/>
          <w:color w:val="auto"/>
          <w:sz w:val="24"/>
          <w:szCs w:val="24"/>
        </w:rPr>
        <w:tab/>
        <w:t>Definición del Modelo de Datos</w:t>
      </w:r>
      <w:bookmarkEnd w:id="81"/>
    </w:p>
    <w:p w:rsidR="00293EA2" w:rsidRPr="00332C3E" w:rsidRDefault="00293EA2" w:rsidP="00293EA2">
      <w:pPr>
        <w:pStyle w:val="Ttulo4"/>
        <w:spacing w:line="360" w:lineRule="auto"/>
        <w:jc w:val="both"/>
        <w:rPr>
          <w:rFonts w:ascii="Arial" w:hAnsi="Arial" w:cs="Arial"/>
          <w:color w:val="auto"/>
          <w:szCs w:val="24"/>
        </w:rPr>
      </w:pPr>
      <w:r w:rsidRPr="00332C3E">
        <w:rPr>
          <w:rFonts w:ascii="Arial" w:hAnsi="Arial" w:cs="Arial"/>
          <w:color w:val="auto"/>
          <w:szCs w:val="24"/>
        </w:rPr>
        <w:t xml:space="preserve">4.5.2.1 Modelo de Datos </w:t>
      </w:r>
    </w:p>
    <w:p w:rsidR="00293EA2" w:rsidRPr="00332C3E" w:rsidRDefault="00293EA2" w:rsidP="00293EA2">
      <w:pPr>
        <w:spacing w:line="360" w:lineRule="auto"/>
        <w:jc w:val="both"/>
        <w:rPr>
          <w:rFonts w:ascii="Arial" w:hAnsi="Arial" w:cs="Arial"/>
          <w:color w:val="auto"/>
          <w:sz w:val="24"/>
          <w:szCs w:val="24"/>
        </w:rPr>
      </w:pPr>
      <w:r>
        <w:drawing>
          <wp:inline distT="0" distB="0" distL="0" distR="0" wp14:anchorId="5FC2B6C3" wp14:editId="4BEA3DB7">
            <wp:extent cx="6181724" cy="3790950"/>
            <wp:effectExtent l="0" t="0" r="0" b="0"/>
            <wp:docPr id="1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9"/>
                    <a:stretch>
                      <a:fillRect/>
                    </a:stretch>
                  </pic:blipFill>
                  <pic:spPr>
                    <a:xfrm>
                      <a:off x="0" y="0"/>
                      <a:ext cx="6183824" cy="3792238"/>
                    </a:xfrm>
                    <a:prstGeom prst="rect">
                      <a:avLst/>
                    </a:prstGeom>
                  </pic:spPr>
                </pic:pic>
              </a:graphicData>
            </a:graphic>
          </wp:inline>
        </w:drawing>
      </w:r>
    </w:p>
    <w:p w:rsidR="00293EA2" w:rsidRPr="00332C3E" w:rsidRDefault="00293EA2" w:rsidP="00293EA2">
      <w:pPr>
        <w:pStyle w:val="Ttulo4"/>
        <w:spacing w:line="360" w:lineRule="auto"/>
        <w:jc w:val="both"/>
        <w:rPr>
          <w:rFonts w:ascii="Arial" w:hAnsi="Arial" w:cs="Arial"/>
          <w:color w:val="auto"/>
          <w:szCs w:val="24"/>
        </w:rPr>
      </w:pPr>
      <w:r w:rsidRPr="00332C3E">
        <w:rPr>
          <w:rFonts w:ascii="Arial" w:hAnsi="Arial" w:cs="Arial"/>
          <w:color w:val="auto"/>
          <w:szCs w:val="24"/>
        </w:rPr>
        <w:t xml:space="preserve">4.5.2.2 Diccionario de Datos </w:t>
      </w:r>
    </w:p>
    <w:p w:rsidR="00293EA2" w:rsidRDefault="00293EA2" w:rsidP="00293EA2">
      <w:pPr>
        <w:pStyle w:val="Ttulo4"/>
      </w:pPr>
      <w:r w:rsidRPr="00006AF0">
        <w:lastRenderedPageBreak/>
        <w:t>4.5.2.2.1 Resumen Tablas</w:t>
      </w:r>
    </w:p>
    <w:p w:rsidR="00293EA2" w:rsidRPr="00006AF0" w:rsidRDefault="00293EA2" w:rsidP="00293EA2"/>
    <w:tbl>
      <w:tblPr>
        <w:tblW w:w="0" w:type="auto"/>
        <w:tblInd w:w="10" w:type="dxa"/>
        <w:tblCellMar>
          <w:left w:w="0" w:type="dxa"/>
          <w:right w:w="0" w:type="dxa"/>
        </w:tblCellMar>
        <w:tblLook w:val="0000" w:firstRow="0" w:lastRow="0" w:firstColumn="0" w:lastColumn="0" w:noHBand="0" w:noVBand="0"/>
      </w:tblPr>
      <w:tblGrid>
        <w:gridCol w:w="2968"/>
        <w:gridCol w:w="6730"/>
      </w:tblGrid>
      <w:tr w:rsidR="00293EA2" w:rsidTr="00A50EA6">
        <w:tc>
          <w:tcPr>
            <w:tcW w:w="297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841"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80857F2" wp14:editId="7322CAE2">
                  <wp:extent cx="226209" cy="226209"/>
                  <wp:effectExtent l="19050" t="0" r="0" b="0"/>
                  <wp:docPr id="1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que corresponde al estado que se encuentra el proyecto</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8CE3691" wp14:editId="3A1012E5">
                  <wp:extent cx="226209" cy="226209"/>
                  <wp:effectExtent l="19050" t="0" r="0"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3uSeioKGAqA8cQPh" w:history="1">
              <w:r>
                <w:t>tsg_modulo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módulos</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5B1BA34" wp14:editId="5E411CA7">
                  <wp:extent cx="226209" cy="226209"/>
                  <wp:effectExtent l="19050" t="0" r="0" b="0"/>
                  <wp:docPr id="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proyecto</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2F5229D" wp14:editId="113DA2C0">
                  <wp:extent cx="226209" cy="226209"/>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Tipo de proyecto</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4995EB2" wp14:editId="0AD28CF6">
                  <wp:extent cx="226209" cy="226209"/>
                  <wp:effectExtent l="19050" t="0" r="0" b="0"/>
                  <wp:docPr id="1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A7678FB" wp14:editId="3E0C1731">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0E27CC1" wp14:editId="3BD8DCAB">
                  <wp:extent cx="226209" cy="226209"/>
                  <wp:effectExtent l="1905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histórico del proyecto</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9965CF9" wp14:editId="68796F8E">
                  <wp:extent cx="226209" cy="226209"/>
                  <wp:effectExtent l="19050" t="0" r="0" b="0"/>
                  <wp:docPr id="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Usuarios.</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5B99625" wp14:editId="0BC1D114">
                  <wp:extent cx="226209" cy="226209"/>
                  <wp:effectExtent l="19050" t="0" r="0" b="0"/>
                  <wp:docPr id="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roles.</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57E9242" wp14:editId="03BDA4FA">
                  <wp:extent cx="226209" cy="226209"/>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D6ECABD" wp14:editId="3E6465D0">
                  <wp:extent cx="226209" cy="226209"/>
                  <wp:effectExtent l="19050" t="0" r="0" b="0"/>
                  <wp:docPr id="2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observaciones del proyecto</w:t>
            </w:r>
            <w:r>
              <w:rPr>
                <w:rFonts w:ascii="Courier New" w:eastAsia="Courier New" w:hAnsi="Courier New" w:cs="Courier New"/>
                <w:color w:val="000000"/>
                <w:sz w:val="22"/>
                <w:lang w:val="es-CL"/>
              </w:rP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CA2BC66" wp14:editId="7A2254BE">
                  <wp:extent cx="226209" cy="226209"/>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qm3OioKGAqA8cQNZ" w:history="1">
              <w:r>
                <w:t>tsg_cliente</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Pr>
                <w:rFonts w:ascii="Courier New" w:eastAsia="Courier New" w:hAnsi="Courier New" w:cs="Courier New"/>
                <w:color w:val="000000"/>
                <w:sz w:val="22"/>
                <w:lang w:val="es-CL"/>
              </w:rPr>
              <w:t>tabla sistema de gestión, esta</w:t>
            </w:r>
            <w:r w:rsidRPr="00566BEA">
              <w:rPr>
                <w:rFonts w:ascii="Courier New" w:eastAsia="Courier New" w:hAnsi="Courier New" w:cs="Courier New"/>
                <w:color w:val="000000"/>
                <w:sz w:val="22"/>
                <w:lang w:val="es-CL"/>
              </w:rPr>
              <w:t xml:space="preserve"> tabla contiene los da</w:t>
            </w:r>
            <w:r>
              <w:rPr>
                <w:rFonts w:ascii="Courier New" w:eastAsia="Courier New" w:hAnsi="Courier New" w:cs="Courier New"/>
                <w:color w:val="000000"/>
                <w:sz w:val="22"/>
                <w:lang w:val="es-CL"/>
              </w:rPr>
              <w:t>tos del cliente que interactuarán</w:t>
            </w:r>
            <w:r w:rsidRPr="00566BEA">
              <w:rPr>
                <w:rFonts w:ascii="Courier New" w:eastAsia="Courier New" w:hAnsi="Courier New" w:cs="Courier New"/>
                <w:color w:val="000000"/>
                <w:sz w:val="22"/>
                <w:lang w:val="es-CL"/>
              </w:rPr>
              <w:t xml:space="preserve"> con el sistema.</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219E600" wp14:editId="069953E9">
                  <wp:extent cx="226209" cy="226209"/>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gE0eioKGAqA8cQPV" w:history="1">
              <w:r>
                <w:t>tsg_historico_ticket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 xml:space="preserve">Tabla </w:t>
            </w:r>
            <w:r>
              <w:rPr>
                <w:rFonts w:ascii="Courier New" w:eastAsia="Courier New" w:hAnsi="Courier New" w:cs="Courier New"/>
                <w:color w:val="000000"/>
                <w:sz w:val="22"/>
                <w:lang w:val="es-CL"/>
              </w:rPr>
              <w:t>de registro histórico del ticke.</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334D72E" wp14:editId="5D2FC8C4">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SMPuioKGAqA8cQPF" w:history="1">
              <w:r>
                <w:t>tsg_categoria</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las categorías del proyecto</w:t>
            </w:r>
            <w:r>
              <w:rPr>
                <w:rFonts w:ascii="Courier New" w:eastAsia="Courier New" w:hAnsi="Courier New" w:cs="Courier New"/>
                <w:color w:val="000000"/>
                <w:sz w:val="22"/>
                <w:lang w:val="es-CL"/>
              </w:rP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D35E4DE" wp14:editId="6799CE12">
                  <wp:extent cx="226209" cy="226209"/>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ticket corresponde a los tickets que tiene asociado el proyecto</w:t>
            </w:r>
            <w:r>
              <w:rPr>
                <w:rFonts w:ascii="Courier New" w:eastAsia="Courier New" w:hAnsi="Courier New" w:cs="Courier New"/>
                <w:color w:val="000000"/>
                <w:sz w:val="22"/>
                <w:lang w:val="es-CL"/>
              </w:rP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28375F0" wp14:editId="58503328">
                  <wp:extent cx="226209" cy="226209"/>
                  <wp:effectExtent l="19050" t="0" r="0" b="0"/>
                  <wp:docPr id="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qVyuioKGAqA8cQN5" w:history="1">
              <w:r>
                <w:t>tsg_estado_ticket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del estado del ticket</w:t>
            </w:r>
            <w:r>
              <w:rPr>
                <w:rFonts w:ascii="Courier New" w:eastAsia="Courier New" w:hAnsi="Courier New" w:cs="Courier New"/>
                <w:color w:val="000000"/>
                <w:sz w:val="22"/>
                <w:lang w:val="es-CL"/>
              </w:rP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7C75D80" wp14:editId="565AB46A">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RUueioKGAqA8cQP4" w:history="1">
              <w:r>
                <w:t>tsg_estadistica_diaria</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registro estadístico diario</w:t>
            </w:r>
            <w:r>
              <w:rPr>
                <w:rFonts w:ascii="Courier New" w:eastAsia="Courier New" w:hAnsi="Courier New" w:cs="Courier New"/>
                <w:color w:val="000000"/>
                <w:sz w:val="22"/>
                <w:lang w:val="es-CL"/>
              </w:rPr>
              <w:t>.</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0C83A32" wp14:editId="4C6D7B63">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aBduioKGAqA8cQOz" w:history="1">
              <w:r>
                <w:t>tsg_prioridad</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prioridad del ticket.</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lastRenderedPageBreak/>
              <w:drawing>
                <wp:inline distT="0" distB="0" distL="0" distR="0" wp14:anchorId="1F235C1C" wp14:editId="2A915B2A">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comentario asociado al ticket.</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5632E8E" wp14:editId="68FDBE52">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archivos adjuntos.</w:t>
            </w:r>
          </w:p>
        </w:tc>
      </w:tr>
    </w:tbl>
    <w:p w:rsidR="00293EA2" w:rsidRPr="00006AF0" w:rsidRDefault="00293EA2" w:rsidP="00293EA2"/>
    <w:p w:rsidR="00293EA2" w:rsidRDefault="008F7070" w:rsidP="00293EA2">
      <w:pPr>
        <w:pStyle w:val="Ttulo4"/>
      </w:pPr>
      <w:r>
        <w:t>4.5.2.2.2 Detalle de las</w:t>
      </w:r>
      <w:r w:rsidR="00293EA2">
        <w:t xml:space="preserve"> Tablas</w:t>
      </w:r>
    </w:p>
    <w:p w:rsidR="00293EA2" w:rsidRDefault="00293EA2" w:rsidP="00293EA2">
      <w:pPr>
        <w:pStyle w:val="Ttulo3"/>
      </w:pPr>
      <w:r>
        <w:drawing>
          <wp:inline distT="0" distB="0" distL="0" distR="0" wp14:anchorId="45023DF5" wp14:editId="020FA671">
            <wp:extent cx="351880" cy="351880"/>
            <wp:effectExtent l="19050" t="0" r="0" b="0"/>
            <wp:docPr id="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82" w:name=".mEuioKGAqA8cQNj"/>
      <w:bookmarkStart w:id="83" w:name=".mEuioKGAqA8cQNk"/>
      <w:r>
        <w:t>tsg_estado_proyecto</w:t>
      </w:r>
      <w:bookmarkEnd w:id="82"/>
      <w:bookmarkEnd w:id="83"/>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que corresponde al estado que se encuentra el proyecto</w:t>
            </w:r>
            <w:r>
              <w:rPr>
                <w:rFonts w:ascii="Courier New" w:eastAsia="Courier New" w:hAnsi="Courier New" w:cs="Courier New"/>
                <w:color w:val="000000"/>
                <w:sz w:val="22"/>
                <w:lang w:val="es-CL"/>
              </w:rPr>
              <w: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03:31:33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293EA2" w:rsidRDefault="008F7070" w:rsidP="00293EA2">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del estado del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nombre del estado del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descripción del estado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bl>
    <w:p w:rsidR="00293EA2" w:rsidRPr="00006AF0" w:rsidRDefault="00293EA2" w:rsidP="00293EA2"/>
    <w:p w:rsidR="00293EA2" w:rsidRDefault="008F7070" w:rsidP="00293EA2">
      <w:pPr>
        <w:pStyle w:val="Ttulo4"/>
      </w:pPr>
      <w:r>
        <w:lastRenderedPageBreak/>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B7F5291" wp14:editId="5E8F7F8E">
                  <wp:extent cx="226209" cy="226209"/>
                  <wp:effectExtent l="19050" t="0" r="0" b="0"/>
                  <wp:docPr id="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06:14:21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EDACD00" wp14:editId="1AF74A4D">
                  <wp:extent cx="226209" cy="226209"/>
                  <wp:effectExtent l="19050" t="0" r="0" b="0"/>
                  <wp:docPr id="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07:22:22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Pr>
        <w:spacing w:line="360" w:lineRule="auto"/>
        <w:jc w:val="both"/>
        <w:rPr>
          <w:rFonts w:ascii="Arial" w:hAnsi="Arial" w:cs="Arial"/>
          <w:color w:val="auto"/>
          <w:sz w:val="24"/>
          <w:szCs w:val="24"/>
        </w:rPr>
      </w:pPr>
    </w:p>
    <w:p w:rsidR="00293EA2" w:rsidRDefault="00293EA2" w:rsidP="00293EA2">
      <w:pPr>
        <w:pStyle w:val="Ttulo3"/>
      </w:pPr>
      <w:r>
        <w:drawing>
          <wp:inline distT="0" distB="0" distL="0" distR="0" wp14:anchorId="1BEA2286" wp14:editId="003B2B27">
            <wp:extent cx="351880" cy="351880"/>
            <wp:effectExtent l="19050" t="0" r="0" b="0"/>
            <wp:docPr id="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84" w:name="3uSeioKGAqA8cQPh"/>
      <w:bookmarkStart w:id="85" w:name="PuSeioKGAqA8cQPi"/>
      <w:r>
        <w:t>tsg_modulo</w:t>
      </w:r>
      <w:bookmarkEnd w:id="84"/>
      <w:bookmarkEnd w:id="8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lastRenderedPageBreak/>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módulos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03:36:36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26-10-2013 07:28:08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del rol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Indicador de registro activo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modificación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mod_id_mod_padre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372B31C" wp14:editId="024E0E38">
                  <wp:extent cx="226209" cy="226209"/>
                  <wp:effectExtent l="19050" t="0" r="0" b="0"/>
                  <wp:docPr id="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E8BAA5D" wp14:editId="4F13B476">
            <wp:extent cx="351880" cy="351880"/>
            <wp:effectExtent l="19050" t="0" r="0" b="0"/>
            <wp:docPr id="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86" w:name="3PNOioKGAqA8cQM4"/>
      <w:bookmarkStart w:id="87" w:name="PPNOioKGAqA8cQM5"/>
      <w:r>
        <w:t>tsg_proyecto</w:t>
      </w:r>
      <w:bookmarkEnd w:id="86"/>
      <w:bookmarkEnd w:id="8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03:29:40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44"/>
        <w:gridCol w:w="1359"/>
        <w:gridCol w:w="2721"/>
        <w:gridCol w:w="1166"/>
        <w:gridCol w:w="1908"/>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Clave primaria del proyecto, identificador único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w:t>
            </w:r>
            <w:r>
              <w:lastRenderedPageBreak/>
              <w:t>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 xml:space="preserve">descripción </w:t>
            </w:r>
            <w:r>
              <w:rPr>
                <w:rFonts w:ascii="Courier New" w:eastAsia="Courier New" w:hAnsi="Courier New" w:cs="Courier New"/>
                <w:color w:val="000000"/>
                <w:sz w:val="22"/>
              </w:rPr>
              <w:lastRenderedPageBreak/>
              <w:t>del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pro_usu_id_jefepro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del jefe de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pro_duracion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duración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inicio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pro_fecha_term</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termino del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pro_fecha_garan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garantía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tsg_clientecli_id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am3OioKGAqA8cQNa" w:history="1">
              <w:r>
                <w:t>tsg_cliente.cli_id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mEuioKGAqA8cQNk" w:history="1">
              <w:r w:rsidRPr="00566BEA">
                <w:rPr>
                  <w:lang w:val="es-CL"/>
                </w:rPr>
                <w:t>tsg_estado_proyecto.est_id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KdHuioKGAqA8cQPB" w:history="1">
              <w:r w:rsidRPr="00566BEA">
                <w:rPr>
                  <w:lang w:val="es-CL"/>
                </w:rPr>
                <w:t>sqi_tipo_proyecto.tip_id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modificación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pro_destacado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Destacado (Estrellita)</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942BBEF" wp14:editId="4030B6D0">
                  <wp:extent cx="226209" cy="226209"/>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7E20E20" wp14:editId="26449CD2">
                  <wp:extent cx="226209" cy="226209"/>
                  <wp:effectExtent l="19050" t="0" r="0" b="0"/>
                  <wp:docPr id="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07:21:18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140EACC" wp14:editId="227C6B07">
                  <wp:extent cx="226209" cy="226209"/>
                  <wp:effectExtent l="19050" t="0" r="0" b="0"/>
                  <wp:docPr id="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09:15:12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A22B9FF" wp14:editId="414625EE">
                  <wp:extent cx="226209" cy="226209"/>
                  <wp:effectExtent l="19050" t="0" r="0" b="0"/>
                  <wp:docPr id="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09:47:51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B2A0170" wp14:editId="558607B1">
                  <wp:extent cx="226209" cy="226209"/>
                  <wp:effectExtent l="19050" t="0" r="0" b="0"/>
                  <wp:docPr id="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qm3OioKGAqA8cQNZ" w:history="1">
              <w:r>
                <w:t>tsg_cliente</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06:13:54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1E2019F" wp14:editId="2664EEF4">
                  <wp:extent cx="226209" cy="226209"/>
                  <wp:effectExtent l="19050" t="0" r="0" b="0"/>
                  <wp:docPr id="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06:14:21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92FD758" wp14:editId="0B64F023">
                  <wp:extent cx="226209" cy="226209"/>
                  <wp:effectExtent l="19050" t="0" r="0" b="0"/>
                  <wp:docPr id="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06:14:43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3A5D25CA" wp14:editId="227F7D44">
            <wp:extent cx="351880" cy="351880"/>
            <wp:effectExtent l="19050" t="0" r="0" b="0"/>
            <wp:docPr id="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88" w:name="ydHuioKGAqA8cQPA"/>
      <w:bookmarkStart w:id="89" w:name="KdHuioKGAqA8cQPB"/>
      <w:r>
        <w:t>sqi_tipo_proyecto</w:t>
      </w:r>
      <w:bookmarkEnd w:id="88"/>
      <w:bookmarkEnd w:id="8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lastRenderedPageBreak/>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Tipo de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03:34:51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89"/>
        <w:gridCol w:w="1404"/>
        <w:gridCol w:w="2758"/>
        <w:gridCol w:w="1118"/>
        <w:gridCol w:w="1829"/>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Nombre del tipo de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Descripción del tipo de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Registro activo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modificación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tsg_proyecto_historicopr</w:t>
            </w:r>
            <w:r>
              <w:lastRenderedPageBreak/>
              <w:t>h_id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 xml:space="preserve">FK </w:t>
            </w:r>
            <w:r w:rsidRPr="00566BEA">
              <w:rPr>
                <w:lang w:val="es-CL"/>
              </w:rPr>
              <w:lastRenderedPageBreak/>
              <w:t>(</w:t>
            </w:r>
            <w:hyperlink w:anchor="NZWXUYKGSugWDQkY" w:history="1">
              <w:r w:rsidRPr="00566BEA">
                <w:rPr>
                  <w:lang w:val="es-CL"/>
                </w:rPr>
                <w:t>tsg_proyecto_historico.prh_id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FF56D1A" wp14:editId="5567384A">
                  <wp:extent cx="226209" cy="226209"/>
                  <wp:effectExtent l="19050" t="0" r="0" b="0"/>
                  <wp:docPr id="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06:14:43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3E75169" wp14:editId="0C2B23E1">
                  <wp:extent cx="226209" cy="226209"/>
                  <wp:effectExtent l="19050" t="0" r="0"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07:22:07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lastRenderedPageBreak/>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E0C3698" wp14:editId="65974679">
                  <wp:extent cx="226209" cy="226209"/>
                  <wp:effectExtent l="19050" t="0" r="0" b="0"/>
                  <wp:docPr id="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07:21:59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7778777" wp14:editId="3F94D592">
            <wp:extent cx="351880" cy="351880"/>
            <wp:effectExtent l="19050" t="0" r="0" b="0"/>
            <wp:docPr id="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90" w:name="SOORUYKGSugWDQUR"/>
      <w:bookmarkStart w:id="91" w:name="SOORUYKGSugWDQUS"/>
      <w:r>
        <w:t>tsg_usuario_tsg_proyecto</w:t>
      </w:r>
      <w:bookmarkEnd w:id="90"/>
      <w:bookmarkEnd w:id="91"/>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36"/>
        <w:gridCol w:w="1510"/>
        <w:gridCol w:w="2198"/>
        <w:gridCol w:w="1495"/>
        <w:gridCol w:w="1959"/>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lastRenderedPageBreak/>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1mn2ioKGAqA8cQMj" w:history="1">
              <w:r>
                <w:t>tsg_usuario.usu_id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PK/FK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BD206E6" wp14:editId="535F7C9F">
                  <wp:extent cx="226209" cy="226209"/>
                  <wp:effectExtent l="19050" t="0" r="0" b="0"/>
                  <wp:docPr id="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13CBC27" wp14:editId="620AD638">
                  <wp:extent cx="226209" cy="226209"/>
                  <wp:effectExtent l="19050" t="0" r="0" b="0"/>
                  <wp:docPr id="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54C90912" wp14:editId="3F6DD281">
            <wp:extent cx="351880" cy="351880"/>
            <wp:effectExtent l="19050" t="0" r="0" b="0"/>
            <wp:docPr id="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92" w:name="iFDVUYKGSugWDQe_"/>
      <w:bookmarkStart w:id="93" w:name="iFDVUYKGSugWDQfA"/>
      <w:r>
        <w:t>tsg_usuario_tsg_rol</w:t>
      </w:r>
      <w:bookmarkEnd w:id="92"/>
      <w:bookmarkEnd w:id="9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26-10-2013 07:28:08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70"/>
        <w:gridCol w:w="1529"/>
        <w:gridCol w:w="2121"/>
        <w:gridCol w:w="1519"/>
        <w:gridCol w:w="1959"/>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1mn2ioKGAqA8cQMj" w:history="1">
              <w:r>
                <w:t>tsg_usuario.usu_id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hkYeioKGAqA8cQPP" w:history="1">
              <w:r>
                <w:t>tsg_rol.rol_id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33165F8" wp14:editId="4921C365">
                  <wp:extent cx="226209" cy="226209"/>
                  <wp:effectExtent l="19050" t="0" r="0" b="0"/>
                  <wp:docPr id="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F51CD8A" wp14:editId="7046E46C">
                  <wp:extent cx="226209" cy="226209"/>
                  <wp:effectExtent l="19050" t="0" r="0" b="0"/>
                  <wp:docPr id="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6AB5F366" wp14:editId="61478D1C">
            <wp:extent cx="351880" cy="351880"/>
            <wp:effectExtent l="19050" t="0" r="0" b="0"/>
            <wp:docPr id="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94" w:name="NZWXUYKGSugWDQkX"/>
      <w:bookmarkStart w:id="95" w:name="NZWXUYKGSugWDQkY"/>
      <w:r>
        <w:t>tsg_proyecto_historico</w:t>
      </w:r>
      <w:bookmarkEnd w:id="94"/>
      <w:bookmarkEnd w:id="9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histórico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07:17:51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44"/>
        <w:gridCol w:w="1359"/>
        <w:gridCol w:w="2721"/>
        <w:gridCol w:w="1166"/>
        <w:gridCol w:w="1908"/>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prh_id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prh_usuario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prh_fecha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KdHuioKGAqA8cQPB" w:history="1">
              <w:r w:rsidRPr="00566BEA">
                <w:rPr>
                  <w:lang w:val="es-CL"/>
                </w:rPr>
                <w:t>sqi_tipo_proyecto.tip_id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mEuioKGAqA8cQNk" w:history="1">
              <w:r w:rsidRPr="00566BEA">
                <w:rPr>
                  <w:lang w:val="es-CL"/>
                </w:rPr>
                <w:t>tsg_estado_proyecto.est_id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293EA2" w:rsidRDefault="008F7070" w:rsidP="00293EA2">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0FD4B15" wp14:editId="60362B49">
                  <wp:extent cx="226209" cy="226209"/>
                  <wp:effectExtent l="19050" t="0" r="0" b="0"/>
                  <wp:docPr id="9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07:21:59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9277460" wp14:editId="19A84D16">
                  <wp:extent cx="226209" cy="226209"/>
                  <wp:effectExtent l="19050" t="0" r="0" b="0"/>
                  <wp:docPr id="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07:21:18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8A20009" wp14:editId="29E83835">
                  <wp:extent cx="226209" cy="226209"/>
                  <wp:effectExtent l="19050" t="0" r="0" b="0"/>
                  <wp:docPr id="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07:22:07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CC1020D" wp14:editId="23787A6D">
                  <wp:extent cx="226209" cy="226209"/>
                  <wp:effectExtent l="19050" t="0" r="0" b="0"/>
                  <wp:docPr id="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07:22:22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5FFD68EF" wp14:editId="17AF81A7">
            <wp:extent cx="351880" cy="351880"/>
            <wp:effectExtent l="19050" t="0" r="0" b="0"/>
            <wp:docPr id="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96" w:name="Zmn2ioKGAqA8cQMi"/>
      <w:bookmarkStart w:id="97" w:name="1mn2ioKGAqA8cQMj"/>
      <w:r>
        <w:t>tsg_usuario</w:t>
      </w:r>
      <w:bookmarkEnd w:id="96"/>
      <w:bookmarkEnd w:id="9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Usuarios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03:26:09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29-10-2013 02:27:35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lastRenderedPageBreak/>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usu_apellido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Apellido del usuario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usu_telefono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teléfono del usuario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Dirección del Usuario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creación, se usara la secuencia de timestamp para guardar la hora y la fecha.</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modificación, se guardará con la secuencia timestamp para guardar la hora y la fecha de la modificación.</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usu_rut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varchar(50)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se define el rut del usuario, se considera como varchar ya que contienen número y caracteres.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usu_correo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correo electrónico del usuario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int(2)</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sidRPr="00566BEA">
              <w:rPr>
                <w:rFonts w:ascii="Courier New" w:eastAsia="Courier New" w:hAnsi="Courier New" w:cs="Courier New"/>
                <w:color w:val="000000"/>
                <w:sz w:val="22"/>
                <w:lang w:val="es-CL"/>
              </w:rPr>
              <w:t xml:space="preserve">se deja la </w:t>
            </w:r>
            <w:r w:rsidRPr="00566BEA">
              <w:rPr>
                <w:rFonts w:ascii="Courier New" w:eastAsia="Courier New" w:hAnsi="Courier New" w:cs="Courier New"/>
                <w:color w:val="000000"/>
                <w:sz w:val="22"/>
                <w:lang w:val="es-CL"/>
              </w:rPr>
              <w:lastRenderedPageBreak/>
              <w:t xml:space="preserve">tabla de usuario con la opción para saber si el usuario esta activo o inactivo, en la BD de mostrara oculto si se elimino por sistema. </w:t>
            </w:r>
            <w:r>
              <w:rPr>
                <w:rFonts w:ascii="Courier New" w:eastAsia="Courier New" w:hAnsi="Courier New" w:cs="Courier New"/>
                <w:color w:val="000000"/>
                <w:sz w:val="22"/>
              </w:rPr>
              <w:t>(1 o 0)</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30D9B91" wp14:editId="7C15D07B">
                  <wp:extent cx="226209" cy="226209"/>
                  <wp:effectExtent l="19050" t="0" r="0" b="0"/>
                  <wp:docPr id="1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BEBF179" wp14:editId="559B9349">
                  <wp:extent cx="226209" cy="226209"/>
                  <wp:effectExtent l="19050" t="0" r="0" b="0"/>
                  <wp:docPr id="1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C6E39C0" wp14:editId="3BAA599C">
                  <wp:extent cx="226209" cy="226209"/>
                  <wp:effectExtent l="19050" t="0" r="0" b="0"/>
                  <wp:docPr id="1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09:11:28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13C8DDE" wp14:editId="5B1B291B">
                  <wp:extent cx="226209" cy="226209"/>
                  <wp:effectExtent l="19050" t="0" r="0" b="0"/>
                  <wp:docPr id="1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09:24:07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C04D823" wp14:editId="20E47CB3">
                  <wp:extent cx="226209" cy="226209"/>
                  <wp:effectExtent l="19050" t="0" r="0" b="0"/>
                  <wp:docPr id="1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09:48:03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890AB87" wp14:editId="61114557">
            <wp:extent cx="351880" cy="351880"/>
            <wp:effectExtent l="19050" t="0" r="0" b="0"/>
            <wp:docPr id="1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98" w:name="BkYeioKGAqA8cQPO"/>
      <w:bookmarkStart w:id="99" w:name="hkYeioKGAqA8cQPP"/>
      <w:r>
        <w:t>tsg_rol</w:t>
      </w:r>
      <w:bookmarkEnd w:id="98"/>
      <w:bookmarkEnd w:id="9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roles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03:35:46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10:33:09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Name does not contain </w:t>
                  </w:r>
                  <w:r>
                    <w:lastRenderedPageBreak/>
                    <w:t>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 xml:space="preserve">Define name as term in </w:t>
                  </w:r>
                  <w:r>
                    <w:lastRenderedPageBreak/>
                    <w:t>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rol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del rol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Indicador de registro activo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modificación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E9DF8A3" wp14:editId="3D5883D8">
                  <wp:extent cx="226209" cy="226209"/>
                  <wp:effectExtent l="19050" t="0" r="0" b="0"/>
                  <wp:docPr id="1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7C6CE6A" wp14:editId="70E95CEC">
                  <wp:extent cx="226209" cy="226209"/>
                  <wp:effectExtent l="19050" t="0" r="0" b="0"/>
                  <wp:docPr id="1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439EAE37" wp14:editId="398E3DC9">
            <wp:extent cx="351880" cy="351880"/>
            <wp:effectExtent l="19050" t="0" r="0" b="0"/>
            <wp:docPr id="1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100" w:name="7D7VUYKGSugWDQfh"/>
      <w:bookmarkStart w:id="101" w:name="HD7VUYKGSugWDQfi"/>
      <w:r>
        <w:t>tsg_modulo_tsg_rol</w:t>
      </w:r>
      <w:bookmarkEnd w:id="100"/>
      <w:bookmarkEnd w:id="101"/>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40"/>
        <w:gridCol w:w="1513"/>
        <w:gridCol w:w="2187"/>
        <w:gridCol w:w="1499"/>
        <w:gridCol w:w="1959"/>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tsg_modulomod_id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PuSeioKGAqA8cQPi" w:history="1">
              <w:r>
                <w:t>tsg_modulo.mod_id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hkYeioKGAqA8cQPP" w:history="1">
              <w:r>
                <w:t>tsg_rol.rol_id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0E51EA4" wp14:editId="10D52C28">
                  <wp:extent cx="226209" cy="226209"/>
                  <wp:effectExtent l="19050" t="0" r="0" b="0"/>
                  <wp:docPr id="1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3uSeioKGAqA8cQPh" w:history="1">
              <w:r>
                <w:t>tsg_modulo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5D0BC54F" wp14:editId="279D4C2E">
                  <wp:extent cx="226209" cy="226209"/>
                  <wp:effectExtent l="19050" t="0" r="0" b="0"/>
                  <wp:docPr id="1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58804A70" wp14:editId="4CB4A0B3">
            <wp:extent cx="351880" cy="351880"/>
            <wp:effectExtent l="19050" t="0" r="0" b="0"/>
            <wp:docPr id="1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102" w:name="Fd6m0YKGSugWDQx4"/>
      <w:bookmarkStart w:id="103" w:name="ld6m0YKGSugWDQx5"/>
      <w:r>
        <w:t>tsg_comentario_proyecto</w:t>
      </w:r>
      <w:bookmarkEnd w:id="102"/>
      <w:bookmarkEnd w:id="10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observaciones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09:33:05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464"/>
        <w:gridCol w:w="1569"/>
        <w:gridCol w:w="2198"/>
        <w:gridCol w:w="1442"/>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 xml:space="preserve">Identificador único de la </w:t>
            </w:r>
            <w:r w:rsidRPr="00566BEA">
              <w:rPr>
                <w:rFonts w:ascii="Courier New" w:eastAsia="Courier New" w:hAnsi="Courier New" w:cs="Courier New"/>
                <w:color w:val="000000"/>
                <w:sz w:val="22"/>
                <w:lang w:val="es-CL"/>
              </w:rPr>
              <w:lastRenderedPageBreak/>
              <w:t>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cop_descrip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SXkASoKGAqA8cQWp" w:history="1">
              <w:r>
                <w:t>tsg_archivo.arc_id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885D017" wp14:editId="508CCCC2">
                  <wp:extent cx="226209" cy="226209"/>
                  <wp:effectExtent l="19050" t="0" r="0" b="0"/>
                  <wp:docPr id="1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09:47:51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498167A" wp14:editId="19A324A8">
                  <wp:extent cx="226209" cy="226209"/>
                  <wp:effectExtent l="19050" t="0" r="0" b="0"/>
                  <wp:docPr id="1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09:48:03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2C20ECF" wp14:editId="09BEE382">
                  <wp:extent cx="226209" cy="226209"/>
                  <wp:effectExtent l="19050" t="0" r="0" b="0"/>
                  <wp:docPr id="1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09:48:14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B2AB090" wp14:editId="2FC48950">
            <wp:extent cx="351880" cy="351880"/>
            <wp:effectExtent l="19050" t="0" r="0" b="0"/>
            <wp:docPr id="1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104" w:name="qm3OioKGAqA8cQNZ"/>
      <w:bookmarkStart w:id="105" w:name="am3OioKGAqA8cQNa"/>
      <w:r>
        <w:t>tsg_cliente</w:t>
      </w:r>
      <w:bookmarkEnd w:id="104"/>
      <w:bookmarkEnd w:id="10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sistema de gestión, está tabla contiene los datos del cliente que interactuara con el sistema.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03:30:39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10:54:11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cliente.</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corresponde al nombre del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cli_apellido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apellido del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cli_correo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correo electrónico del cliente</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cli_empresa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nombre de la empresa en la cual se encuentra posicionado 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cli_rut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rut del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dirección del cliente</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inicio del cliente</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 xml:space="preserve">fecha de </w:t>
            </w:r>
            <w:r w:rsidRPr="00566BEA">
              <w:rPr>
                <w:rFonts w:ascii="Courier New" w:eastAsia="Courier New" w:hAnsi="Courier New" w:cs="Courier New"/>
                <w:color w:val="000000"/>
                <w:sz w:val="22"/>
                <w:lang w:val="es-CL"/>
              </w:rPr>
              <w:lastRenderedPageBreak/>
              <w:t>modificación del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cli_activo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jc w:val="center"/>
              <w:rPr>
                <w:lang w:val="es-CL"/>
              </w:rPr>
            </w:pPr>
            <w:r w:rsidRPr="00566BEA">
              <w:rPr>
                <w:lang w:val="es-CL"/>
              </w:rPr>
              <w:t xml:space="preserve"> </w:t>
            </w:r>
          </w:p>
          <w:p w:rsidR="00293EA2" w:rsidRDefault="00293EA2" w:rsidP="00A50EA6">
            <w:pPr>
              <w:pStyle w:val="TableContent"/>
            </w:pPr>
            <w:r w:rsidRPr="00566BEA">
              <w:rPr>
                <w:rFonts w:ascii="Courier New" w:eastAsia="Courier New" w:hAnsi="Courier New" w:cs="Courier New"/>
                <w:color w:val="000000"/>
                <w:sz w:val="22"/>
                <w:lang w:val="es-CL"/>
              </w:rPr>
              <w:t xml:space="preserve">se deja la tabla de cliente con la opción para saber si el usuario esta activo o inactivo, en la BD se mostrara oculto si se elimino por sistema. </w:t>
            </w:r>
            <w:r>
              <w:rPr>
                <w:rFonts w:ascii="Courier New" w:eastAsia="Courier New" w:hAnsi="Courier New" w:cs="Courier New"/>
                <w:color w:val="000000"/>
                <w:sz w:val="22"/>
              </w:rPr>
              <w:t>(1 o 0 ) Eliminación logica.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1D4856D" wp14:editId="710F6563">
                  <wp:extent cx="226209" cy="226209"/>
                  <wp:effectExtent l="19050" t="0" r="0" b="0"/>
                  <wp:docPr id="1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06:13:54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6B1690B" wp14:editId="0F17C25C">
            <wp:extent cx="351880" cy="351880"/>
            <wp:effectExtent l="19050" t="0" r="0" b="0"/>
            <wp:docPr id="1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106" w:name="gE0eioKGAqA8cQPV"/>
      <w:bookmarkStart w:id="107" w:name="QE0eioKGAqA8cQPW"/>
      <w:r>
        <w:t>tsg_historico_ticket</w:t>
      </w:r>
      <w:bookmarkEnd w:id="106"/>
      <w:bookmarkEnd w:id="10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registro histórico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03:36:06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his_id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his_nombre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histórico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his_descrip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histórico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293EA2" w:rsidRDefault="00293EA2" w:rsidP="00293EA2">
      <w:pPr>
        <w:pStyle w:val="Ttulo3"/>
      </w:pPr>
      <w:r>
        <w:drawing>
          <wp:inline distT="0" distB="0" distL="0" distR="0" wp14:anchorId="1D880489" wp14:editId="0622CFB1">
            <wp:extent cx="351880" cy="351880"/>
            <wp:effectExtent l="19050" t="0" r="0" b="0"/>
            <wp:docPr id="1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108" w:name="SMPuioKGAqA8cQPF"/>
      <w:bookmarkStart w:id="109" w:name="SMPuioKGAqA8cQPG"/>
      <w:r>
        <w:t>tsg_categoria</w:t>
      </w:r>
      <w:bookmarkEnd w:id="108"/>
      <w:bookmarkEnd w:id="10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las categorías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03:35:05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 la categoría.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 la categoría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modificación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0867D91" wp14:editId="428BC2FF">
                  <wp:extent cx="226209" cy="226209"/>
                  <wp:effectExtent l="19050" t="0" r="0" b="0"/>
                  <wp:docPr id="1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09:31:58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06C487A2" wp14:editId="3C940C5F">
            <wp:extent cx="351880" cy="351880"/>
            <wp:effectExtent l="19050" t="0" r="0" b="0"/>
            <wp:docPr id="1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110" w:name="b2DOioKGAqA8cQNQ"/>
      <w:bookmarkStart w:id="111" w:name="72DOioKGAqA8cQNR"/>
      <w:r>
        <w:t>tsg_ticket</w:t>
      </w:r>
      <w:bookmarkEnd w:id="110"/>
      <w:bookmarkEnd w:id="111"/>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ticket corresponde a los tickets que tiene asociado 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03:29:54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10:54:11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439"/>
        <w:gridCol w:w="1524"/>
        <w:gridCol w:w="2537"/>
        <w:gridCol w:w="1213"/>
        <w:gridCol w:w="198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tic_nombre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ticket</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tic_fecha_crea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creación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aVyuioKGAqA8cQN6" w:history="1">
              <w:r>
                <w:t>tsg_estado_ticket.est_id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aBduioKGAqA8cQO0" w:history="1">
              <w:r>
                <w:t>tsg_prioridad.pri_id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SMPuioKGAqA8cQPG" w:history="1">
              <w:r>
                <w:t>tsg_categoria.cat_id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tic_destcado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Desatacado (Estrellita)</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tsg_tic_correo_en_copia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Correos en copia del cambio de estado</w:t>
            </w:r>
          </w:p>
        </w:tc>
      </w:tr>
    </w:tbl>
    <w:p w:rsidR="00293EA2" w:rsidRPr="00566BEA"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6AB6D09" wp14:editId="4982A18D">
                  <wp:extent cx="226209" cy="226209"/>
                  <wp:effectExtent l="19050" t="0" r="0" b="0"/>
                  <wp:docPr id="1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09:13:50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37C694D" wp14:editId="46E088F6">
                  <wp:extent cx="226209" cy="226209"/>
                  <wp:effectExtent l="19050" t="0" r="0" b="0"/>
                  <wp:docPr id="1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qVyuioKGAqA8cQN5" w:history="1">
              <w:r>
                <w:t>tsg_estado_ticket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09:06:41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EF324FA" wp14:editId="40DE5BF8">
                  <wp:extent cx="226209" cy="226209"/>
                  <wp:effectExtent l="19050" t="0" r="0" b="0"/>
                  <wp:docPr id="1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09:11:28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lastRenderedPageBreak/>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D7B0812" wp14:editId="63F15F3F">
                  <wp:extent cx="226209" cy="226209"/>
                  <wp:effectExtent l="19050" t="0" r="0" b="0"/>
                  <wp:docPr id="1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09:15:12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DDFE361" wp14:editId="5122E4DE">
                  <wp:extent cx="226209" cy="226209"/>
                  <wp:effectExtent l="19050" t="0" r="0" b="0"/>
                  <wp:docPr id="1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aBduioKGAqA8cQOz" w:history="1">
              <w:r>
                <w:t>tsg_prioridad</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09:18:19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2B2F051" wp14:editId="65BA1AD5">
                  <wp:extent cx="226209" cy="226209"/>
                  <wp:effectExtent l="19050" t="0" r="0" b="0"/>
                  <wp:docPr id="1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SMPuioKGAqA8cQPF" w:history="1">
              <w:r>
                <w:t>tsg_categoria</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09:31:58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2FA43B31" wp14:editId="4A7F8A29">
            <wp:extent cx="351880" cy="351880"/>
            <wp:effectExtent l="19050" t="0" r="0" b="0"/>
            <wp:docPr id="1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112" w:name="qVyuioKGAqA8cQN5"/>
      <w:bookmarkStart w:id="113" w:name="aVyuioKGAqA8cQN6"/>
      <w:r>
        <w:t>tsg_estado_ticket</w:t>
      </w:r>
      <w:bookmarkEnd w:id="112"/>
      <w:bookmarkEnd w:id="11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del estado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03:32:19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 xml:space="preserve">identificador </w:t>
            </w:r>
            <w:r>
              <w:rPr>
                <w:rFonts w:ascii="Courier New" w:eastAsia="Courier New" w:hAnsi="Courier New" w:cs="Courier New"/>
                <w:color w:val="000000"/>
                <w:sz w:val="22"/>
              </w:rPr>
              <w:lastRenderedPageBreak/>
              <w:t>único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nombre del estado del ticket</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descripción del estado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9E42C0D" wp14:editId="617AAA70">
                  <wp:extent cx="226209" cy="226209"/>
                  <wp:effectExtent l="19050" t="0" r="0" b="0"/>
                  <wp:docPr id="1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09:06:41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39E981F9" wp14:editId="4E2C0DE4">
            <wp:extent cx="351880" cy="351880"/>
            <wp:effectExtent l="19050" t="0" r="0" b="0"/>
            <wp:docPr id="1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114" w:name="RUueioKGAqA8cQP4"/>
      <w:bookmarkStart w:id="115" w:name="RUueioKGAqA8cQP5"/>
      <w:r>
        <w:t>tsg_estadistica_diaria</w:t>
      </w:r>
      <w:bookmarkEnd w:id="114"/>
      <w:bookmarkEnd w:id="11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registro estadístico diario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03:37:20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dis_fecha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dis_total</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Total de tickets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dis_procesadas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Total procesados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dis_pendientes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Total pendientes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dis_cerradas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Total cerradas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293EA2" w:rsidRDefault="00293EA2" w:rsidP="00293EA2">
      <w:pPr>
        <w:pStyle w:val="Ttulo3"/>
      </w:pPr>
      <w:r>
        <w:drawing>
          <wp:inline distT="0" distB="0" distL="0" distR="0" wp14:anchorId="0B1DB4E7" wp14:editId="0DB1C9ED">
            <wp:extent cx="351880" cy="351880"/>
            <wp:effectExtent l="19050" t="0" r="0" b="0"/>
            <wp:docPr id="1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116" w:name="aBduioKGAqA8cQOz"/>
      <w:bookmarkStart w:id="117" w:name="aBduioKGAqA8cQO0"/>
      <w:r>
        <w:t>tsg_prioridad</w:t>
      </w:r>
      <w:bookmarkEnd w:id="116"/>
      <w:bookmarkEnd w:id="11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prioridad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03:34:09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prioridad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pri_nombre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 la prioridad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pri_descrip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 la prioridad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pri_activo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89C51ED" wp14:editId="1FFFE038">
                  <wp:extent cx="226209" cy="226209"/>
                  <wp:effectExtent l="19050" t="0" r="0" b="0"/>
                  <wp:docPr id="1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09:18:19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36498635" wp14:editId="3DAE6C21">
            <wp:extent cx="351880" cy="351880"/>
            <wp:effectExtent l="19050" t="0" r="0" b="0"/>
            <wp:docPr id="1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118" w:name="k9RuioKGAqA8cQOM"/>
      <w:bookmarkStart w:id="119" w:name="k9RuioKGAqA8cQON"/>
      <w:r>
        <w:t>tsg_comentario_ticket</w:t>
      </w:r>
      <w:bookmarkEnd w:id="118"/>
      <w:bookmarkEnd w:id="11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comentario asociado al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03:33:20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19"/>
        <w:gridCol w:w="1570"/>
        <w:gridCol w:w="2121"/>
        <w:gridCol w:w="1463"/>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com_id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 del comentario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com_descrip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descripción del comentario asociado al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72DOioKGAqA8cQNR" w:history="1">
              <w:r>
                <w:t>tsg_ticket.tic_id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SXkASoKGAqA8cQWp" w:history="1">
              <w:r>
                <w:t>tsg_archivo.arc_id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com_fecha_creacion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77715C3" wp14:editId="5E8AC9A2">
                  <wp:extent cx="226209" cy="226209"/>
                  <wp:effectExtent l="19050" t="0" r="0" b="0"/>
                  <wp:docPr id="1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09:13:50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D6625FE" wp14:editId="22CC4875">
                  <wp:extent cx="226209" cy="226209"/>
                  <wp:effectExtent l="19050" t="0" r="0" b="0"/>
                  <wp:docPr id="1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09:24:07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204796A" wp14:editId="50B280DE">
                  <wp:extent cx="226209" cy="226209"/>
                  <wp:effectExtent l="19050" t="0" r="0" b="0"/>
                  <wp:docPr id="1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09:29:52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6B06A8AD" wp14:editId="7981E17E">
            <wp:extent cx="351880" cy="351880"/>
            <wp:effectExtent l="19050" t="0" r="0" b="0"/>
            <wp:docPr id="1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30"/>
                    <a:stretch>
                      <a:fillRect/>
                    </a:stretch>
                  </pic:blipFill>
                  <pic:spPr>
                    <a:xfrm>
                      <a:off x="0" y="0"/>
                      <a:ext cx="351880" cy="351880"/>
                    </a:xfrm>
                    <a:prstGeom prst="rect">
                      <a:avLst/>
                    </a:prstGeom>
                  </pic:spPr>
                </pic:pic>
              </a:graphicData>
            </a:graphic>
          </wp:inline>
        </w:drawing>
      </w:r>
      <w:r>
        <w:t xml:space="preserve"> </w:t>
      </w:r>
      <w:bookmarkStart w:id="120" w:name="iXkASoKGAqA8cQWo"/>
      <w:bookmarkStart w:id="121" w:name="SXkASoKGAqA8cQWp"/>
      <w:r>
        <w:t>tsg_archivo</w:t>
      </w:r>
      <w:bookmarkEnd w:id="120"/>
      <w:bookmarkEnd w:id="121"/>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archivos adjuntos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06:04:34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Add model element to a </w:t>
                  </w:r>
                  <w:r>
                    <w:lastRenderedPageBreak/>
                    <w:t>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arc_nombre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archivo adjunto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arc_peso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float(100)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peso del archivo adjunto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arc_url</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url del archivo adjunto</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6B4874D" wp14:editId="56B7576F">
                  <wp:extent cx="226209" cy="226209"/>
                  <wp:effectExtent l="19050" t="0" r="0" b="0"/>
                  <wp:docPr id="1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09:29:52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52A21B95" wp14:editId="3009104D">
                  <wp:extent cx="226209" cy="226209"/>
                  <wp:effectExtent l="19050" t="0" r="0" b="0"/>
                  <wp:docPr id="1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30"/>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09:48:14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r>
        <w:br w:type="page"/>
      </w:r>
    </w:p>
    <w:p w:rsidR="00293EA2" w:rsidRPr="00566BEA" w:rsidRDefault="00293EA2" w:rsidP="00293EA2">
      <w:pPr>
        <w:pStyle w:val="DiagramType"/>
        <w:rPr>
          <w:lang w:val="es-CL"/>
        </w:rPr>
      </w:pPr>
      <w:r w:rsidRPr="00566BEA">
        <w:rPr>
          <w:lang w:val="es-CL"/>
        </w:rPr>
        <w:lastRenderedPageBreak/>
        <w:t>Diagrama ORM (Mapeo Relacional de Objetos)</w:t>
      </w:r>
    </w:p>
    <w:p w:rsidR="00293EA2" w:rsidRPr="00566BEA" w:rsidRDefault="00293EA2" w:rsidP="00293EA2">
      <w:pPr>
        <w:pStyle w:val="Ttulo1"/>
      </w:pPr>
      <w:bookmarkStart w:id="122" w:name="0jd2ioKGAqA8cQMH"/>
      <w:r w:rsidRPr="00566BEA">
        <w:t>Diagrama ORM (Mapeo Relacional de Objetos)1</w:t>
      </w:r>
      <w:bookmarkEnd w:id="122"/>
    </w:p>
    <w:p w:rsidR="00293EA2" w:rsidRDefault="00293EA2" w:rsidP="00293EA2">
      <w:r>
        <w:drawing>
          <wp:inline distT="0" distB="0" distL="0" distR="0" wp14:anchorId="66C32666" wp14:editId="67A4FB62">
            <wp:extent cx="50268" cy="50268"/>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31"/>
                    <a:stretch>
                      <a:fillRect/>
                    </a:stretch>
                  </pic:blipFill>
                  <pic:spPr>
                    <a:xfrm>
                      <a:off x="0" y="0"/>
                      <a:ext cx="50268" cy="50268"/>
                    </a:xfrm>
                    <a:prstGeom prst="rect">
                      <a:avLst/>
                    </a:prstGeom>
                  </pic:spPr>
                </pic:pic>
              </a:graphicData>
            </a:graphic>
          </wp:inline>
        </w:drawing>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Diagrama ORM (Mapeo Relacional de Objetos)1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03:25:25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03:25:58 PM</w:t>
            </w:r>
          </w:p>
        </w:tc>
      </w:tr>
    </w:tbl>
    <w:p w:rsidR="00151016" w:rsidRPr="00332C3E" w:rsidRDefault="00151016" w:rsidP="00151016">
      <w:pPr>
        <w:pStyle w:val="Ttulo3"/>
        <w:spacing w:line="360" w:lineRule="auto"/>
        <w:jc w:val="both"/>
        <w:rPr>
          <w:rFonts w:ascii="Arial" w:hAnsi="Arial" w:cs="Arial"/>
          <w:color w:val="auto"/>
          <w:sz w:val="24"/>
          <w:szCs w:val="24"/>
        </w:rPr>
      </w:pPr>
      <w:bookmarkStart w:id="123" w:name="_Toc371885500"/>
      <w:r w:rsidRPr="00332C3E">
        <w:rPr>
          <w:rFonts w:ascii="Arial" w:hAnsi="Arial" w:cs="Arial"/>
          <w:color w:val="auto"/>
          <w:sz w:val="24"/>
          <w:szCs w:val="24"/>
        </w:rPr>
        <w:t>4.5.3</w:t>
      </w:r>
      <w:r w:rsidRPr="00332C3E">
        <w:rPr>
          <w:rFonts w:ascii="Arial" w:hAnsi="Arial" w:cs="Arial"/>
          <w:color w:val="auto"/>
          <w:sz w:val="24"/>
          <w:szCs w:val="24"/>
        </w:rPr>
        <w:tab/>
        <w:t>Diseño de la Interfaz</w:t>
      </w:r>
      <w:bookmarkEnd w:id="123"/>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4.5.3.1 Interfaz 1</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4.5.3.2 Interfaz 2</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4.5.3.n Interfaz n</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24" w:name="_Toc371885501"/>
      <w:r w:rsidRPr="00332C3E">
        <w:rPr>
          <w:rFonts w:ascii="Arial" w:eastAsia="Times New Roman" w:hAnsi="Arial" w:cs="Arial"/>
          <w:bCs/>
          <w:color w:val="auto"/>
          <w:sz w:val="24"/>
          <w:szCs w:val="24"/>
        </w:rPr>
        <w:t>Implementación</w:t>
      </w:r>
      <w:bookmarkEnd w:id="124"/>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1"/>
        <w:keepNext/>
        <w:spacing w:before="240" w:after="60" w:line="360" w:lineRule="auto"/>
        <w:jc w:val="both"/>
        <w:rPr>
          <w:rFonts w:ascii="Arial" w:hAnsi="Arial" w:cs="Arial"/>
          <w:bCs/>
          <w:color w:val="auto"/>
          <w:kern w:val="32"/>
          <w:sz w:val="24"/>
          <w:szCs w:val="24"/>
        </w:rPr>
      </w:pPr>
      <w:bookmarkStart w:id="125" w:name="_Toc371885502"/>
      <w:r w:rsidRPr="00332C3E">
        <w:rPr>
          <w:rFonts w:ascii="Arial" w:hAnsi="Arial" w:cs="Arial"/>
          <w:bCs/>
          <w:color w:val="auto"/>
          <w:kern w:val="32"/>
          <w:sz w:val="24"/>
          <w:szCs w:val="24"/>
        </w:rPr>
        <w:t>CAPÍTULO V CONCLUSIONES</w:t>
      </w:r>
      <w:bookmarkEnd w:id="125"/>
    </w:p>
    <w:p w:rsidR="00151016" w:rsidRPr="00332C3E" w:rsidRDefault="00151016" w:rsidP="00151016">
      <w:pPr>
        <w:pStyle w:val="Sinespaciado"/>
        <w:spacing w:line="360" w:lineRule="auto"/>
        <w:jc w:val="both"/>
        <w:rPr>
          <w:rFonts w:ascii="Arial" w:hAnsi="Arial" w:cs="Arial"/>
          <w:color w:val="0000FF"/>
          <w:sz w:val="24"/>
          <w:szCs w:val="24"/>
        </w:rPr>
      </w:pPr>
    </w:p>
    <w:p w:rsidR="00151016" w:rsidRPr="00332C3E" w:rsidRDefault="00151016" w:rsidP="00151016">
      <w:pPr>
        <w:pStyle w:val="Sinespaciado"/>
        <w:spacing w:line="360" w:lineRule="auto"/>
        <w:jc w:val="both"/>
        <w:rPr>
          <w:rFonts w:ascii="Arial" w:hAnsi="Arial" w:cs="Arial"/>
          <w:sz w:val="24"/>
          <w:szCs w:val="24"/>
        </w:rPr>
      </w:pPr>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pStyle w:val="Ttulo2"/>
        <w:keepNext/>
        <w:keepLines/>
        <w:numPr>
          <w:ilvl w:val="0"/>
          <w:numId w:val="12"/>
        </w:numPr>
        <w:spacing w:before="200" w:after="0" w:line="360" w:lineRule="auto"/>
        <w:jc w:val="both"/>
        <w:rPr>
          <w:rFonts w:ascii="Arial" w:eastAsia="Times New Roman" w:hAnsi="Arial" w:cs="Arial"/>
          <w:bCs/>
          <w:color w:val="auto"/>
          <w:sz w:val="24"/>
          <w:szCs w:val="24"/>
        </w:rPr>
      </w:pPr>
      <w:bookmarkStart w:id="126" w:name="h.2xcytpi" w:colFirst="0" w:colLast="0"/>
      <w:bookmarkStart w:id="127" w:name="_Toc371885503"/>
      <w:bookmarkEnd w:id="126"/>
      <w:r w:rsidRPr="00332C3E">
        <w:rPr>
          <w:rFonts w:ascii="Arial" w:eastAsia="Times New Roman" w:hAnsi="Arial" w:cs="Arial"/>
          <w:bCs/>
          <w:color w:val="auto"/>
          <w:sz w:val="24"/>
          <w:szCs w:val="24"/>
        </w:rPr>
        <w:lastRenderedPageBreak/>
        <w:t>Bibliografía</w:t>
      </w:r>
      <w:bookmarkEnd w:id="127"/>
    </w:p>
    <w:p w:rsidR="00151016" w:rsidRDefault="00151016" w:rsidP="00151016"/>
    <w:p w:rsidR="00151016" w:rsidRDefault="00151016" w:rsidP="00F56251">
      <w:pPr>
        <w:spacing w:line="360" w:lineRule="auto"/>
        <w:ind w:firstLine="720"/>
        <w:jc w:val="both"/>
        <w:rPr>
          <w:rFonts w:ascii="Arial" w:hAnsi="Arial" w:cs="Arial"/>
          <w:color w:val="auto"/>
          <w:sz w:val="24"/>
          <w:szCs w:val="24"/>
        </w:rPr>
      </w:pPr>
    </w:p>
    <w:sectPr w:rsidR="00151016" w:rsidSect="00293EA2">
      <w:headerReference w:type="default" r:id="rId32"/>
      <w:footerReference w:type="default" r:id="rId33"/>
      <w:pgSz w:w="12240" w:h="15840"/>
      <w:pgMar w:top="1701" w:right="1134" w:bottom="1701"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6FA8" w:rsidRDefault="00D86FA8">
      <w:pPr>
        <w:spacing w:after="0" w:line="240" w:lineRule="auto"/>
      </w:pPr>
      <w:r>
        <w:separator/>
      </w:r>
    </w:p>
  </w:endnote>
  <w:endnote w:type="continuationSeparator" w:id="0">
    <w:p w:rsidR="00D86FA8" w:rsidRDefault="00D86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EA6" w:rsidRDefault="00A50EA6"/>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firstRow="0" w:lastRow="0" w:firstColumn="0" w:lastColumn="0" w:noHBand="0" w:noVBand="0"/>
    </w:tblPr>
    <w:tblGrid>
      <w:gridCol w:w="4500"/>
      <w:gridCol w:w="500"/>
    </w:tblGrid>
    <w:tr w:rsidR="00A50EA6" w:rsidTr="00D40DA4">
      <w:tc>
        <w:tcPr>
          <w:tcW w:w="4500" w:type="dxa"/>
          <w:tcMar>
            <w:top w:w="72" w:type="dxa"/>
            <w:left w:w="115" w:type="dxa"/>
            <w:bottom w:w="72" w:type="dxa"/>
            <w:right w:w="115" w:type="dxa"/>
          </w:tcMar>
        </w:tcPr>
        <w:p w:rsidR="00A50EA6" w:rsidRDefault="00A50EA6">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A50EA6" w:rsidRDefault="00A50EA6" w:rsidP="00D40DA4">
          <w:pPr>
            <w:tabs>
              <w:tab w:val="center" w:pos="4419"/>
              <w:tab w:val="right" w:pos="8838"/>
            </w:tabs>
            <w:spacing w:after="0" w:line="240" w:lineRule="auto"/>
            <w:jc w:val="right"/>
          </w:pPr>
          <w:r>
            <w:fldChar w:fldCharType="begin"/>
          </w:r>
          <w:r>
            <w:instrText>PAGE</w:instrText>
          </w:r>
          <w:r>
            <w:fldChar w:fldCharType="separate"/>
          </w:r>
          <w:r w:rsidR="00142C8A">
            <w:t>77</w:t>
          </w:r>
          <w:r>
            <w:fldChar w:fldCharType="end"/>
          </w:r>
        </w:p>
      </w:tc>
    </w:tr>
  </w:tbl>
  <w:p w:rsidR="00A50EA6" w:rsidRDefault="00A50EA6">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6FA8" w:rsidRDefault="00D86FA8">
      <w:pPr>
        <w:spacing w:after="0" w:line="240" w:lineRule="auto"/>
      </w:pPr>
      <w:r>
        <w:separator/>
      </w:r>
    </w:p>
  </w:footnote>
  <w:footnote w:type="continuationSeparator" w:id="0">
    <w:p w:rsidR="00D86FA8" w:rsidRDefault="00D86FA8">
      <w:pPr>
        <w:spacing w:after="0" w:line="240" w:lineRule="auto"/>
      </w:pPr>
      <w:r>
        <w:continuationSeparator/>
      </w:r>
    </w:p>
  </w:footnote>
  <w:footnote w:id="1">
    <w:p w:rsidR="00A50EA6" w:rsidRDefault="00A50EA6" w:rsidP="0024335E">
      <w:pPr>
        <w:pStyle w:val="Textonotapie"/>
      </w:pPr>
      <w:r>
        <w:rPr>
          <w:rStyle w:val="Refdenotaalpie"/>
        </w:rPr>
        <w:footnoteRef/>
      </w:r>
      <w:r>
        <w:t xml:space="preserve"> Recuperado en Octubre del 2013, de </w:t>
      </w:r>
      <w:hyperlink r:id="rId1" w:history="1">
        <w:r w:rsidRPr="00A463CE">
          <w:rPr>
            <w:rStyle w:val="Hipervnculo"/>
          </w:rPr>
          <w:t>www.lazos.cl</w:t>
        </w:r>
      </w:hyperlink>
      <w:r>
        <w:t xml:space="preserve"> </w:t>
      </w:r>
    </w:p>
  </w:footnote>
  <w:footnote w:id="2">
    <w:p w:rsidR="00A50EA6" w:rsidRDefault="00A50EA6" w:rsidP="0024335E">
      <w:pPr>
        <w:pStyle w:val="Textonotapie"/>
      </w:pPr>
      <w:r>
        <w:rPr>
          <w:rStyle w:val="Refdenotaalpie"/>
        </w:rPr>
        <w:footnoteRef/>
      </w:r>
      <w:r>
        <w:t xml:space="preserve"> Recuperado en Octubre del 2013, de </w:t>
      </w:r>
      <w:r w:rsidRPr="0096198B">
        <w:t>http://www.barloventotech.com.ar/detalle.php?a=sistema-de-gestion-de-tareas---workflow-saas&amp;t=19&amp;d=44</w:t>
      </w:r>
    </w:p>
  </w:footnote>
  <w:footnote w:id="3">
    <w:p w:rsidR="00A50EA6" w:rsidRDefault="00A50EA6" w:rsidP="0024335E">
      <w:pPr>
        <w:pStyle w:val="Textonotapie"/>
      </w:pPr>
      <w:r>
        <w:rPr>
          <w:rStyle w:val="Refdenotaalpie"/>
        </w:rPr>
        <w:footnoteRef/>
      </w:r>
      <w:r>
        <w:t xml:space="preserve"> Recuperado en Octubre del 2013, de </w:t>
      </w:r>
      <w:r w:rsidRPr="0096198B">
        <w:t>http://osticket.com/</w:t>
      </w:r>
    </w:p>
  </w:footnote>
  <w:footnote w:id="4">
    <w:p w:rsidR="00A50EA6" w:rsidRDefault="00A50EA6" w:rsidP="0024335E">
      <w:pPr>
        <w:pStyle w:val="Textonotapie"/>
      </w:pPr>
      <w:r>
        <w:rPr>
          <w:rStyle w:val="Refdenotaalpie"/>
        </w:rPr>
        <w:footnoteRef/>
      </w:r>
      <w:r>
        <w:t xml:space="preserve"> Recuperado en Octubre del 2013, de </w:t>
      </w:r>
      <w:r w:rsidRPr="0096198B">
        <w:t>http://www.mantisbt.org/</w:t>
      </w:r>
    </w:p>
  </w:footnote>
  <w:footnote w:id="5">
    <w:p w:rsidR="00A50EA6" w:rsidRDefault="00A50EA6" w:rsidP="0024335E">
      <w:pPr>
        <w:pStyle w:val="Textonotapie"/>
      </w:pPr>
      <w:r>
        <w:rPr>
          <w:rStyle w:val="Refdenotaalpie"/>
        </w:rPr>
        <w:footnoteRef/>
      </w:r>
      <w:r>
        <w:t xml:space="preserve"> Recuperado en Octtubre del 2013, de </w:t>
      </w:r>
      <w:r w:rsidRPr="0096198B">
        <w:t>http://www.itmplatform.com/es/projects-and-teamwork/pt-presentacion</w:t>
      </w:r>
    </w:p>
  </w:footnote>
  <w:footnote w:id="6">
    <w:p w:rsidR="00A50EA6" w:rsidRDefault="00A50EA6" w:rsidP="0024335E">
      <w:pPr>
        <w:pStyle w:val="Textonotapie"/>
      </w:pPr>
      <w:r>
        <w:rPr>
          <w:rStyle w:val="Refdenotaalpie"/>
        </w:rPr>
        <w:footnoteRef/>
      </w:r>
      <w:r>
        <w:t xml:space="preserve"> Recuperado en Octubre del 2013, de </w:t>
      </w:r>
      <w:r w:rsidRPr="00782785">
        <w:t>http://php.net/</w:t>
      </w:r>
    </w:p>
  </w:footnote>
  <w:footnote w:id="7">
    <w:p w:rsidR="00A50EA6" w:rsidRDefault="00A50EA6" w:rsidP="0024335E">
      <w:pPr>
        <w:pStyle w:val="Textonotapie"/>
      </w:pPr>
      <w:r>
        <w:rPr>
          <w:rStyle w:val="Refdenotaalpie"/>
        </w:rPr>
        <w:footnoteRef/>
      </w:r>
      <w:r>
        <w:t xml:space="preserve">  Recuperado en Octubre del 2013, de </w:t>
      </w:r>
      <w:r w:rsidRPr="00D1699A">
        <w:t>http://www.asp.net/</w:t>
      </w:r>
    </w:p>
  </w:footnote>
  <w:footnote w:id="8">
    <w:p w:rsidR="00A50EA6" w:rsidRDefault="00A50EA6" w:rsidP="0024335E">
      <w:pPr>
        <w:pStyle w:val="Textonotapie"/>
      </w:pPr>
      <w:r>
        <w:rPr>
          <w:rStyle w:val="Refdenotaalpie"/>
        </w:rPr>
        <w:footnoteRef/>
      </w:r>
      <w:r>
        <w:t xml:space="preserve">  Recuperado en Octubre del 2013, de </w:t>
      </w:r>
      <w:r w:rsidRPr="00936CB2">
        <w:t>http://www.oracle.com/es/products/index.html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EA6" w:rsidRDefault="00A50EA6">
    <w:pPr>
      <w:tabs>
        <w:tab w:val="center" w:pos="4419"/>
        <w:tab w:val="right" w:pos="8838"/>
      </w:tabs>
      <w:spacing w:after="0" w:line="240" w:lineRule="auto"/>
    </w:pPr>
    <w:r>
      <w:drawing>
        <wp:anchor distT="0" distB="0" distL="0" distR="0" simplePos="0" relativeHeight="251658240" behindDoc="0" locked="0" layoutInCell="0" hidden="0" allowOverlap="0" wp14:anchorId="776A439F" wp14:editId="42B11203">
          <wp:simplePos x="0" y="0"/>
          <wp:positionH relativeFrom="margin">
            <wp:posOffset>-1077595</wp:posOffset>
          </wp:positionH>
          <wp:positionV relativeFrom="paragraph">
            <wp:posOffset>-109220</wp:posOffset>
          </wp:positionV>
          <wp:extent cx="504190" cy="504190"/>
          <wp:effectExtent l="0" t="0" r="0" b="0"/>
          <wp:wrapSquare wrapText="bothSides"/>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28F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107253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A907304"/>
    <w:multiLevelType w:val="hybridMultilevel"/>
    <w:tmpl w:val="2DD4A39A"/>
    <w:lvl w:ilvl="0" w:tplc="340A0001">
      <w:start w:val="1"/>
      <w:numFmt w:val="bullet"/>
      <w:lvlText w:val=""/>
      <w:lvlJc w:val="left"/>
      <w:pPr>
        <w:ind w:left="360" w:hanging="360"/>
      </w:pPr>
      <w:rPr>
        <w:rFonts w:ascii="Symbol" w:hAnsi="Symbol" w:hint="default"/>
      </w:rPr>
    </w:lvl>
    <w:lvl w:ilvl="1" w:tplc="E83856B6">
      <w:numFmt w:val="bullet"/>
      <w:lvlText w:val="•"/>
      <w:lvlJc w:val="left"/>
      <w:pPr>
        <w:ind w:left="1440" w:hanging="720"/>
      </w:pPr>
      <w:rPr>
        <w:rFonts w:ascii="Arial" w:eastAsia="Calibri" w:hAnsi="Arial" w:cs="Arial"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190D2EEB"/>
    <w:multiLevelType w:val="hybridMultilevel"/>
    <w:tmpl w:val="71B827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96566EF"/>
    <w:multiLevelType w:val="hybridMultilevel"/>
    <w:tmpl w:val="56EC253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1A253357"/>
    <w:multiLevelType w:val="multilevel"/>
    <w:tmpl w:val="9AD8C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CD02AA"/>
    <w:multiLevelType w:val="hybridMultilevel"/>
    <w:tmpl w:val="B0C293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210E4C0F"/>
    <w:multiLevelType w:val="hybridMultilevel"/>
    <w:tmpl w:val="1B82940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
    <w:nsid w:val="22E2695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23290E2E"/>
    <w:multiLevelType w:val="hybridMultilevel"/>
    <w:tmpl w:val="C848E5BE"/>
    <w:lvl w:ilvl="0" w:tplc="3C785366">
      <w:start w:val="1"/>
      <w:numFmt w:val="decimal"/>
      <w:lvlText w:val="5.%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28C67ED1"/>
    <w:multiLevelType w:val="hybridMultilevel"/>
    <w:tmpl w:val="F800A76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1">
    <w:nsid w:val="29392632"/>
    <w:multiLevelType w:val="hybridMultilevel"/>
    <w:tmpl w:val="EA543F52"/>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2">
    <w:nsid w:val="314723DB"/>
    <w:multiLevelType w:val="hybridMultilevel"/>
    <w:tmpl w:val="273EF922"/>
    <w:lvl w:ilvl="0" w:tplc="726E57C2">
      <w:start w:val="1"/>
      <w:numFmt w:val="decimal"/>
      <w:lvlText w:val="4.%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27437B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43C23AE"/>
    <w:multiLevelType w:val="hybridMultilevel"/>
    <w:tmpl w:val="86D0423C"/>
    <w:lvl w:ilvl="0" w:tplc="44AE2258">
      <w:start w:val="1"/>
      <w:numFmt w:val="decimal"/>
      <w:lvlText w:val="1.%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43D561B"/>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4740A6D"/>
    <w:multiLevelType w:val="hybridMultilevel"/>
    <w:tmpl w:val="593839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4EE5367"/>
    <w:multiLevelType w:val="hybridMultilevel"/>
    <w:tmpl w:val="1FF8CEA0"/>
    <w:lvl w:ilvl="0" w:tplc="340A0001">
      <w:start w:val="1"/>
      <w:numFmt w:val="bullet"/>
      <w:lvlText w:val=""/>
      <w:lvlJc w:val="left"/>
      <w:pPr>
        <w:ind w:left="360" w:hanging="360"/>
      </w:pPr>
      <w:rPr>
        <w:rFonts w:ascii="Symbol" w:hAnsi="Symbol" w:hint="default"/>
      </w:rPr>
    </w:lvl>
    <w:lvl w:ilvl="1" w:tplc="CB006DF0">
      <w:numFmt w:val="bullet"/>
      <w:lvlText w:val="-"/>
      <w:lvlJc w:val="left"/>
      <w:pPr>
        <w:ind w:left="1080" w:hanging="360"/>
      </w:pPr>
      <w:rPr>
        <w:rFonts w:ascii="Arial" w:eastAsia="Calibri" w:hAnsi="Arial" w:cs="Arial" w:hint="default"/>
      </w:rPr>
    </w:lvl>
    <w:lvl w:ilvl="2" w:tplc="5AB08D74">
      <w:numFmt w:val="bullet"/>
      <w:lvlText w:val="•"/>
      <w:lvlJc w:val="left"/>
      <w:pPr>
        <w:ind w:left="2160" w:hanging="720"/>
      </w:pPr>
      <w:rPr>
        <w:rFonts w:ascii="Arial" w:eastAsia="Calibri" w:hAnsi="Arial" w:cs="Arial"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nsid w:val="35372F84"/>
    <w:multiLevelType w:val="hybridMultilevel"/>
    <w:tmpl w:val="54385B6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9">
    <w:nsid w:val="3D7732EA"/>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F8627D7"/>
    <w:multiLevelType w:val="multilevel"/>
    <w:tmpl w:val="1852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93498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721106E"/>
    <w:multiLevelType w:val="hybridMultilevel"/>
    <w:tmpl w:val="69AEC18C"/>
    <w:lvl w:ilvl="0" w:tplc="CC42BDAC">
      <w:start w:val="1"/>
      <w:numFmt w:val="decimal"/>
      <w:lvlText w:val="3.%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47BD53B4"/>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497720A3"/>
    <w:multiLevelType w:val="hybridMultilevel"/>
    <w:tmpl w:val="8834B8A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nsid w:val="4B1D56D3"/>
    <w:multiLevelType w:val="hybridMultilevel"/>
    <w:tmpl w:val="331E519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BBF3570"/>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F343E2E"/>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51FE39F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46E4F33"/>
    <w:multiLevelType w:val="multilevel"/>
    <w:tmpl w:val="45DA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FC6BE1"/>
    <w:multiLevelType w:val="hybridMultilevel"/>
    <w:tmpl w:val="BEEE23E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1">
    <w:nsid w:val="5889411E"/>
    <w:multiLevelType w:val="hybridMultilevel"/>
    <w:tmpl w:val="CBBC755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2">
    <w:nsid w:val="58A049AD"/>
    <w:multiLevelType w:val="hybridMultilevel"/>
    <w:tmpl w:val="904EA7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8C00AD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5AC049C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AEB359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0CE7D41"/>
    <w:multiLevelType w:val="hybridMultilevel"/>
    <w:tmpl w:val="A2B4864E"/>
    <w:lvl w:ilvl="0" w:tplc="3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A452046"/>
    <w:multiLevelType w:val="hybridMultilevel"/>
    <w:tmpl w:val="B232C74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8">
    <w:nsid w:val="6DF22353"/>
    <w:multiLevelType w:val="hybridMultilevel"/>
    <w:tmpl w:val="BD74B6C0"/>
    <w:lvl w:ilvl="0" w:tplc="CB006DF0">
      <w:numFmt w:val="bullet"/>
      <w:lvlText w:val="-"/>
      <w:lvlJc w:val="left"/>
      <w:pPr>
        <w:ind w:left="720" w:hanging="36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6F37676F"/>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6FC931B9"/>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747D2AAA"/>
    <w:multiLevelType w:val="multilevel"/>
    <w:tmpl w:val="D1EE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8353E5"/>
    <w:multiLevelType w:val="hybridMultilevel"/>
    <w:tmpl w:val="5F8C0D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6D47257"/>
    <w:multiLevelType w:val="hybridMultilevel"/>
    <w:tmpl w:val="CBC284C8"/>
    <w:lvl w:ilvl="0" w:tplc="629C60C2">
      <w:start w:val="1"/>
      <w:numFmt w:val="decimal"/>
      <w:lvlText w:val="2.%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nsid w:val="78133AD9"/>
    <w:multiLevelType w:val="hybridMultilevel"/>
    <w:tmpl w:val="9B3613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5">
    <w:nsid w:val="797C55F9"/>
    <w:multiLevelType w:val="hybridMultilevel"/>
    <w:tmpl w:val="6924EF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CCF5E82"/>
    <w:multiLevelType w:val="hybridMultilevel"/>
    <w:tmpl w:val="CDF6F8B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7">
    <w:nsid w:val="7F8D2182"/>
    <w:multiLevelType w:val="hybridMultilevel"/>
    <w:tmpl w:val="585C4F0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14"/>
  </w:num>
  <w:num w:numId="2">
    <w:abstractNumId w:val="43"/>
  </w:num>
  <w:num w:numId="3">
    <w:abstractNumId w:val="22"/>
  </w:num>
  <w:num w:numId="4">
    <w:abstractNumId w:val="12"/>
  </w:num>
  <w:num w:numId="5">
    <w:abstractNumId w:val="46"/>
  </w:num>
  <w:num w:numId="6">
    <w:abstractNumId w:val="4"/>
  </w:num>
  <w:num w:numId="7">
    <w:abstractNumId w:val="25"/>
  </w:num>
  <w:num w:numId="8">
    <w:abstractNumId w:val="17"/>
  </w:num>
  <w:num w:numId="9">
    <w:abstractNumId w:val="30"/>
  </w:num>
  <w:num w:numId="10">
    <w:abstractNumId w:val="10"/>
  </w:num>
  <w:num w:numId="11">
    <w:abstractNumId w:val="11"/>
  </w:num>
  <w:num w:numId="12">
    <w:abstractNumId w:val="9"/>
  </w:num>
  <w:num w:numId="13">
    <w:abstractNumId w:val="2"/>
  </w:num>
  <w:num w:numId="14">
    <w:abstractNumId w:val="37"/>
  </w:num>
  <w:num w:numId="15">
    <w:abstractNumId w:val="18"/>
  </w:num>
  <w:num w:numId="16">
    <w:abstractNumId w:val="47"/>
  </w:num>
  <w:num w:numId="17">
    <w:abstractNumId w:val="24"/>
  </w:num>
  <w:num w:numId="18">
    <w:abstractNumId w:val="7"/>
  </w:num>
  <w:num w:numId="19">
    <w:abstractNumId w:val="20"/>
  </w:num>
  <w:num w:numId="20">
    <w:abstractNumId w:val="44"/>
  </w:num>
  <w:num w:numId="21">
    <w:abstractNumId w:val="29"/>
  </w:num>
  <w:num w:numId="22">
    <w:abstractNumId w:val="42"/>
  </w:num>
  <w:num w:numId="23">
    <w:abstractNumId w:val="41"/>
  </w:num>
  <w:num w:numId="24">
    <w:abstractNumId w:val="3"/>
  </w:num>
  <w:num w:numId="25">
    <w:abstractNumId w:val="16"/>
  </w:num>
  <w:num w:numId="26">
    <w:abstractNumId w:val="31"/>
  </w:num>
  <w:num w:numId="27">
    <w:abstractNumId w:val="38"/>
  </w:num>
  <w:num w:numId="28">
    <w:abstractNumId w:val="36"/>
  </w:num>
  <w:num w:numId="29">
    <w:abstractNumId w:val="5"/>
  </w:num>
  <w:num w:numId="30">
    <w:abstractNumId w:val="6"/>
  </w:num>
  <w:num w:numId="31">
    <w:abstractNumId w:val="32"/>
  </w:num>
  <w:num w:numId="32">
    <w:abstractNumId w:val="45"/>
  </w:num>
  <w:num w:numId="33">
    <w:abstractNumId w:val="40"/>
  </w:num>
  <w:num w:numId="34">
    <w:abstractNumId w:val="39"/>
  </w:num>
  <w:num w:numId="35">
    <w:abstractNumId w:val="8"/>
  </w:num>
  <w:num w:numId="36">
    <w:abstractNumId w:val="23"/>
  </w:num>
  <w:num w:numId="37">
    <w:abstractNumId w:val="1"/>
  </w:num>
  <w:num w:numId="38">
    <w:abstractNumId w:val="28"/>
  </w:num>
  <w:num w:numId="39">
    <w:abstractNumId w:val="35"/>
  </w:num>
  <w:num w:numId="40">
    <w:abstractNumId w:val="27"/>
  </w:num>
  <w:num w:numId="41">
    <w:abstractNumId w:val="26"/>
  </w:num>
  <w:num w:numId="42">
    <w:abstractNumId w:val="0"/>
  </w:num>
  <w:num w:numId="43">
    <w:abstractNumId w:val="21"/>
  </w:num>
  <w:num w:numId="44">
    <w:abstractNumId w:val="34"/>
  </w:num>
  <w:num w:numId="45">
    <w:abstractNumId w:val="33"/>
  </w:num>
  <w:num w:numId="46">
    <w:abstractNumId w:val="15"/>
  </w:num>
  <w:num w:numId="47">
    <w:abstractNumId w:val="13"/>
  </w:num>
  <w:num w:numId="48">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01BA"/>
    <w:rsid w:val="00010278"/>
    <w:rsid w:val="00014AAF"/>
    <w:rsid w:val="000152DD"/>
    <w:rsid w:val="00015FEA"/>
    <w:rsid w:val="00016E44"/>
    <w:rsid w:val="00021A9C"/>
    <w:rsid w:val="00024571"/>
    <w:rsid w:val="00024D41"/>
    <w:rsid w:val="00031F00"/>
    <w:rsid w:val="00033294"/>
    <w:rsid w:val="00043E5A"/>
    <w:rsid w:val="00052ED6"/>
    <w:rsid w:val="00054E26"/>
    <w:rsid w:val="00056227"/>
    <w:rsid w:val="000569D7"/>
    <w:rsid w:val="00056E88"/>
    <w:rsid w:val="00060FB5"/>
    <w:rsid w:val="00065F13"/>
    <w:rsid w:val="00067C48"/>
    <w:rsid w:val="0007015E"/>
    <w:rsid w:val="00071835"/>
    <w:rsid w:val="00071905"/>
    <w:rsid w:val="00072FE4"/>
    <w:rsid w:val="0008057B"/>
    <w:rsid w:val="00086B7A"/>
    <w:rsid w:val="000949CE"/>
    <w:rsid w:val="000A22CA"/>
    <w:rsid w:val="000B2556"/>
    <w:rsid w:val="000B4CB6"/>
    <w:rsid w:val="000C12FB"/>
    <w:rsid w:val="000C24D5"/>
    <w:rsid w:val="000C3978"/>
    <w:rsid w:val="000C4230"/>
    <w:rsid w:val="000C48FE"/>
    <w:rsid w:val="000C62C2"/>
    <w:rsid w:val="000D0053"/>
    <w:rsid w:val="000D6C3C"/>
    <w:rsid w:val="000D726C"/>
    <w:rsid w:val="000E042E"/>
    <w:rsid w:val="000E0880"/>
    <w:rsid w:val="000E1841"/>
    <w:rsid w:val="000E4FB7"/>
    <w:rsid w:val="0010085C"/>
    <w:rsid w:val="0010172B"/>
    <w:rsid w:val="00103D06"/>
    <w:rsid w:val="00103EC9"/>
    <w:rsid w:val="00106F50"/>
    <w:rsid w:val="00110650"/>
    <w:rsid w:val="001140FD"/>
    <w:rsid w:val="00117256"/>
    <w:rsid w:val="00117555"/>
    <w:rsid w:val="00117807"/>
    <w:rsid w:val="0012136A"/>
    <w:rsid w:val="00122055"/>
    <w:rsid w:val="00127241"/>
    <w:rsid w:val="00127982"/>
    <w:rsid w:val="00130CCB"/>
    <w:rsid w:val="00131699"/>
    <w:rsid w:val="00134ACF"/>
    <w:rsid w:val="00137F9C"/>
    <w:rsid w:val="00141057"/>
    <w:rsid w:val="00141ECD"/>
    <w:rsid w:val="00142C8A"/>
    <w:rsid w:val="0014607D"/>
    <w:rsid w:val="00146483"/>
    <w:rsid w:val="00147D61"/>
    <w:rsid w:val="00151016"/>
    <w:rsid w:val="00154DA2"/>
    <w:rsid w:val="00155402"/>
    <w:rsid w:val="00155889"/>
    <w:rsid w:val="00156702"/>
    <w:rsid w:val="00156B49"/>
    <w:rsid w:val="0017057F"/>
    <w:rsid w:val="001726F9"/>
    <w:rsid w:val="00175795"/>
    <w:rsid w:val="001842F1"/>
    <w:rsid w:val="00184898"/>
    <w:rsid w:val="00185D89"/>
    <w:rsid w:val="00187A7E"/>
    <w:rsid w:val="00190809"/>
    <w:rsid w:val="00191ED7"/>
    <w:rsid w:val="00193E96"/>
    <w:rsid w:val="00194812"/>
    <w:rsid w:val="0019703B"/>
    <w:rsid w:val="001A1A3D"/>
    <w:rsid w:val="001A364F"/>
    <w:rsid w:val="001B3CF1"/>
    <w:rsid w:val="001B5C8E"/>
    <w:rsid w:val="001B6443"/>
    <w:rsid w:val="001B6727"/>
    <w:rsid w:val="001B7985"/>
    <w:rsid w:val="001C0135"/>
    <w:rsid w:val="001C1EC5"/>
    <w:rsid w:val="001D3C70"/>
    <w:rsid w:val="001D4162"/>
    <w:rsid w:val="001D4EE4"/>
    <w:rsid w:val="001E0EF7"/>
    <w:rsid w:val="001E2E77"/>
    <w:rsid w:val="001E51C9"/>
    <w:rsid w:val="001E5405"/>
    <w:rsid w:val="001E55F4"/>
    <w:rsid w:val="001E6F0D"/>
    <w:rsid w:val="001E6FE5"/>
    <w:rsid w:val="001E75CE"/>
    <w:rsid w:val="001F07E9"/>
    <w:rsid w:val="001F274C"/>
    <w:rsid w:val="001F3753"/>
    <w:rsid w:val="002065F9"/>
    <w:rsid w:val="002107A3"/>
    <w:rsid w:val="00210CD8"/>
    <w:rsid w:val="00212E39"/>
    <w:rsid w:val="002165D1"/>
    <w:rsid w:val="002224A5"/>
    <w:rsid w:val="00224095"/>
    <w:rsid w:val="00226065"/>
    <w:rsid w:val="00232493"/>
    <w:rsid w:val="0024335E"/>
    <w:rsid w:val="00244EE7"/>
    <w:rsid w:val="00251E09"/>
    <w:rsid w:val="00253A8C"/>
    <w:rsid w:val="00253EAC"/>
    <w:rsid w:val="00256133"/>
    <w:rsid w:val="00256DC1"/>
    <w:rsid w:val="00261D99"/>
    <w:rsid w:val="00267F98"/>
    <w:rsid w:val="00274BEE"/>
    <w:rsid w:val="00275721"/>
    <w:rsid w:val="00282EC4"/>
    <w:rsid w:val="0028617A"/>
    <w:rsid w:val="002901BA"/>
    <w:rsid w:val="00293EA2"/>
    <w:rsid w:val="0029570D"/>
    <w:rsid w:val="00297AAE"/>
    <w:rsid w:val="002A0275"/>
    <w:rsid w:val="002A2CED"/>
    <w:rsid w:val="002A7D84"/>
    <w:rsid w:val="002B3D84"/>
    <w:rsid w:val="002B73B2"/>
    <w:rsid w:val="002C0A1F"/>
    <w:rsid w:val="002C27F3"/>
    <w:rsid w:val="002C30D4"/>
    <w:rsid w:val="002C7D50"/>
    <w:rsid w:val="002C7F7C"/>
    <w:rsid w:val="002D1BBD"/>
    <w:rsid w:val="002D2DDD"/>
    <w:rsid w:val="002D386B"/>
    <w:rsid w:val="002D47AC"/>
    <w:rsid w:val="002D58E4"/>
    <w:rsid w:val="002E078E"/>
    <w:rsid w:val="002E1795"/>
    <w:rsid w:val="002E4730"/>
    <w:rsid w:val="002E5233"/>
    <w:rsid w:val="002E53C7"/>
    <w:rsid w:val="002E6B52"/>
    <w:rsid w:val="002F23F4"/>
    <w:rsid w:val="002F7F03"/>
    <w:rsid w:val="00301901"/>
    <w:rsid w:val="00302F60"/>
    <w:rsid w:val="00313DD2"/>
    <w:rsid w:val="0031551A"/>
    <w:rsid w:val="00320069"/>
    <w:rsid w:val="00320BBC"/>
    <w:rsid w:val="003274E1"/>
    <w:rsid w:val="00331741"/>
    <w:rsid w:val="00332C3E"/>
    <w:rsid w:val="003345E7"/>
    <w:rsid w:val="003346B9"/>
    <w:rsid w:val="0034314B"/>
    <w:rsid w:val="00343393"/>
    <w:rsid w:val="00350743"/>
    <w:rsid w:val="00352408"/>
    <w:rsid w:val="003546AC"/>
    <w:rsid w:val="003609F5"/>
    <w:rsid w:val="0036299C"/>
    <w:rsid w:val="00362EEC"/>
    <w:rsid w:val="00365BE5"/>
    <w:rsid w:val="00373469"/>
    <w:rsid w:val="00380665"/>
    <w:rsid w:val="003868F6"/>
    <w:rsid w:val="00390A4E"/>
    <w:rsid w:val="00391571"/>
    <w:rsid w:val="00394CA4"/>
    <w:rsid w:val="003A2917"/>
    <w:rsid w:val="003A523B"/>
    <w:rsid w:val="003A63EE"/>
    <w:rsid w:val="003A68D9"/>
    <w:rsid w:val="003B16E5"/>
    <w:rsid w:val="003B18EB"/>
    <w:rsid w:val="003B20FB"/>
    <w:rsid w:val="003B2952"/>
    <w:rsid w:val="003B2FA6"/>
    <w:rsid w:val="003B563B"/>
    <w:rsid w:val="003C0CB0"/>
    <w:rsid w:val="003D14CC"/>
    <w:rsid w:val="003E5CDE"/>
    <w:rsid w:val="003F3976"/>
    <w:rsid w:val="0040057F"/>
    <w:rsid w:val="00402AC7"/>
    <w:rsid w:val="004109E4"/>
    <w:rsid w:val="00414D7C"/>
    <w:rsid w:val="0042124E"/>
    <w:rsid w:val="0042216B"/>
    <w:rsid w:val="004225DC"/>
    <w:rsid w:val="0042279E"/>
    <w:rsid w:val="0043128C"/>
    <w:rsid w:val="004328EF"/>
    <w:rsid w:val="00433D22"/>
    <w:rsid w:val="00433FF8"/>
    <w:rsid w:val="00435004"/>
    <w:rsid w:val="0043550D"/>
    <w:rsid w:val="004409F3"/>
    <w:rsid w:val="004411AB"/>
    <w:rsid w:val="004437BC"/>
    <w:rsid w:val="00447455"/>
    <w:rsid w:val="00451461"/>
    <w:rsid w:val="00457A64"/>
    <w:rsid w:val="0047117E"/>
    <w:rsid w:val="00473071"/>
    <w:rsid w:val="00474AC3"/>
    <w:rsid w:val="00476A8F"/>
    <w:rsid w:val="00477806"/>
    <w:rsid w:val="004822A6"/>
    <w:rsid w:val="00482724"/>
    <w:rsid w:val="00485158"/>
    <w:rsid w:val="00485BB2"/>
    <w:rsid w:val="00491883"/>
    <w:rsid w:val="004971BE"/>
    <w:rsid w:val="004A0222"/>
    <w:rsid w:val="004A2582"/>
    <w:rsid w:val="004A2CC2"/>
    <w:rsid w:val="004A3089"/>
    <w:rsid w:val="004A4677"/>
    <w:rsid w:val="004A73F5"/>
    <w:rsid w:val="004A7589"/>
    <w:rsid w:val="004C2A46"/>
    <w:rsid w:val="004D67B3"/>
    <w:rsid w:val="004D74FB"/>
    <w:rsid w:val="004E10D9"/>
    <w:rsid w:val="004E32A7"/>
    <w:rsid w:val="004E5AA0"/>
    <w:rsid w:val="004E7C08"/>
    <w:rsid w:val="0051171D"/>
    <w:rsid w:val="0051265B"/>
    <w:rsid w:val="00514760"/>
    <w:rsid w:val="00515A55"/>
    <w:rsid w:val="005164CA"/>
    <w:rsid w:val="0051659D"/>
    <w:rsid w:val="005171F3"/>
    <w:rsid w:val="005274E0"/>
    <w:rsid w:val="0053738C"/>
    <w:rsid w:val="00542CD2"/>
    <w:rsid w:val="00567854"/>
    <w:rsid w:val="00570B2C"/>
    <w:rsid w:val="005829FF"/>
    <w:rsid w:val="005875A5"/>
    <w:rsid w:val="00590454"/>
    <w:rsid w:val="00595237"/>
    <w:rsid w:val="00595258"/>
    <w:rsid w:val="005A6C58"/>
    <w:rsid w:val="005B3AE5"/>
    <w:rsid w:val="005B7D2A"/>
    <w:rsid w:val="005C70D2"/>
    <w:rsid w:val="005C7EB7"/>
    <w:rsid w:val="005D0847"/>
    <w:rsid w:val="005D131E"/>
    <w:rsid w:val="005D4390"/>
    <w:rsid w:val="005D7239"/>
    <w:rsid w:val="005E0B40"/>
    <w:rsid w:val="005E0C68"/>
    <w:rsid w:val="005E1C95"/>
    <w:rsid w:val="005E2B99"/>
    <w:rsid w:val="005E3DE0"/>
    <w:rsid w:val="005E4FF5"/>
    <w:rsid w:val="005F0CDC"/>
    <w:rsid w:val="005F1085"/>
    <w:rsid w:val="005F1490"/>
    <w:rsid w:val="005F7DBE"/>
    <w:rsid w:val="006059B7"/>
    <w:rsid w:val="00606CC8"/>
    <w:rsid w:val="006073B9"/>
    <w:rsid w:val="00614E13"/>
    <w:rsid w:val="00616FE0"/>
    <w:rsid w:val="00622519"/>
    <w:rsid w:val="00623C14"/>
    <w:rsid w:val="00625F45"/>
    <w:rsid w:val="006264E2"/>
    <w:rsid w:val="006300BF"/>
    <w:rsid w:val="006302C3"/>
    <w:rsid w:val="00632A80"/>
    <w:rsid w:val="00633395"/>
    <w:rsid w:val="00634395"/>
    <w:rsid w:val="00635012"/>
    <w:rsid w:val="00636718"/>
    <w:rsid w:val="00645200"/>
    <w:rsid w:val="006466DD"/>
    <w:rsid w:val="00653511"/>
    <w:rsid w:val="00655113"/>
    <w:rsid w:val="00656770"/>
    <w:rsid w:val="00664B21"/>
    <w:rsid w:val="0066693A"/>
    <w:rsid w:val="00671287"/>
    <w:rsid w:val="00677964"/>
    <w:rsid w:val="00692499"/>
    <w:rsid w:val="00693A9A"/>
    <w:rsid w:val="006A17A6"/>
    <w:rsid w:val="006A34C2"/>
    <w:rsid w:val="006C1615"/>
    <w:rsid w:val="006C207C"/>
    <w:rsid w:val="006C7336"/>
    <w:rsid w:val="006E0189"/>
    <w:rsid w:val="006F5722"/>
    <w:rsid w:val="006F72DA"/>
    <w:rsid w:val="00705999"/>
    <w:rsid w:val="00706637"/>
    <w:rsid w:val="00710934"/>
    <w:rsid w:val="007145FE"/>
    <w:rsid w:val="00716CF9"/>
    <w:rsid w:val="00722F79"/>
    <w:rsid w:val="007250D7"/>
    <w:rsid w:val="00731975"/>
    <w:rsid w:val="00733E41"/>
    <w:rsid w:val="00734D2F"/>
    <w:rsid w:val="007360A1"/>
    <w:rsid w:val="007452FD"/>
    <w:rsid w:val="007467B3"/>
    <w:rsid w:val="0075242C"/>
    <w:rsid w:val="00752D2E"/>
    <w:rsid w:val="007569C2"/>
    <w:rsid w:val="00756CD1"/>
    <w:rsid w:val="007578F3"/>
    <w:rsid w:val="00772918"/>
    <w:rsid w:val="00774346"/>
    <w:rsid w:val="00782785"/>
    <w:rsid w:val="00784633"/>
    <w:rsid w:val="0079100C"/>
    <w:rsid w:val="007956B3"/>
    <w:rsid w:val="0079699E"/>
    <w:rsid w:val="007A050A"/>
    <w:rsid w:val="007A4E5B"/>
    <w:rsid w:val="007B11C2"/>
    <w:rsid w:val="007B3D1D"/>
    <w:rsid w:val="007B442D"/>
    <w:rsid w:val="007D0F93"/>
    <w:rsid w:val="007D1EF0"/>
    <w:rsid w:val="007D5153"/>
    <w:rsid w:val="007E37B5"/>
    <w:rsid w:val="007E4580"/>
    <w:rsid w:val="007E5632"/>
    <w:rsid w:val="007F23EA"/>
    <w:rsid w:val="007F2546"/>
    <w:rsid w:val="007F2E07"/>
    <w:rsid w:val="007F69D2"/>
    <w:rsid w:val="007F7293"/>
    <w:rsid w:val="00800323"/>
    <w:rsid w:val="00803250"/>
    <w:rsid w:val="00803368"/>
    <w:rsid w:val="00806200"/>
    <w:rsid w:val="008062AA"/>
    <w:rsid w:val="008147A4"/>
    <w:rsid w:val="00815F1E"/>
    <w:rsid w:val="00816513"/>
    <w:rsid w:val="00822026"/>
    <w:rsid w:val="00825B5A"/>
    <w:rsid w:val="00825F08"/>
    <w:rsid w:val="008266CD"/>
    <w:rsid w:val="00831587"/>
    <w:rsid w:val="0084008F"/>
    <w:rsid w:val="00844598"/>
    <w:rsid w:val="00845D99"/>
    <w:rsid w:val="00845F87"/>
    <w:rsid w:val="0084600A"/>
    <w:rsid w:val="00846755"/>
    <w:rsid w:val="0084705A"/>
    <w:rsid w:val="00850A26"/>
    <w:rsid w:val="0085360E"/>
    <w:rsid w:val="008543A8"/>
    <w:rsid w:val="008600DB"/>
    <w:rsid w:val="00865E16"/>
    <w:rsid w:val="00870D44"/>
    <w:rsid w:val="00870D8E"/>
    <w:rsid w:val="00883616"/>
    <w:rsid w:val="00883712"/>
    <w:rsid w:val="00884F9B"/>
    <w:rsid w:val="00885391"/>
    <w:rsid w:val="00885F9A"/>
    <w:rsid w:val="00891654"/>
    <w:rsid w:val="00894947"/>
    <w:rsid w:val="00895432"/>
    <w:rsid w:val="0089550B"/>
    <w:rsid w:val="008A115B"/>
    <w:rsid w:val="008A44A5"/>
    <w:rsid w:val="008A6D35"/>
    <w:rsid w:val="008B031C"/>
    <w:rsid w:val="008B5697"/>
    <w:rsid w:val="008B661B"/>
    <w:rsid w:val="008C2ED1"/>
    <w:rsid w:val="008C4B7F"/>
    <w:rsid w:val="008D155C"/>
    <w:rsid w:val="008D7A1A"/>
    <w:rsid w:val="008E2EB6"/>
    <w:rsid w:val="008E327F"/>
    <w:rsid w:val="008E3C1A"/>
    <w:rsid w:val="008E7803"/>
    <w:rsid w:val="008F21D2"/>
    <w:rsid w:val="008F23D0"/>
    <w:rsid w:val="008F2DCD"/>
    <w:rsid w:val="008F53CD"/>
    <w:rsid w:val="008F55A5"/>
    <w:rsid w:val="008F5C9D"/>
    <w:rsid w:val="008F67F8"/>
    <w:rsid w:val="008F7070"/>
    <w:rsid w:val="0091210E"/>
    <w:rsid w:val="00914865"/>
    <w:rsid w:val="00915532"/>
    <w:rsid w:val="009200AF"/>
    <w:rsid w:val="00924853"/>
    <w:rsid w:val="0092513F"/>
    <w:rsid w:val="00926248"/>
    <w:rsid w:val="009310FC"/>
    <w:rsid w:val="00936CB2"/>
    <w:rsid w:val="009440ED"/>
    <w:rsid w:val="009466E0"/>
    <w:rsid w:val="00950971"/>
    <w:rsid w:val="00954207"/>
    <w:rsid w:val="009552E2"/>
    <w:rsid w:val="0095740C"/>
    <w:rsid w:val="009578EB"/>
    <w:rsid w:val="009604DA"/>
    <w:rsid w:val="00961259"/>
    <w:rsid w:val="0096198B"/>
    <w:rsid w:val="00966672"/>
    <w:rsid w:val="009735EB"/>
    <w:rsid w:val="0098250F"/>
    <w:rsid w:val="009840D7"/>
    <w:rsid w:val="009847CA"/>
    <w:rsid w:val="00985AE7"/>
    <w:rsid w:val="0099127A"/>
    <w:rsid w:val="009A0553"/>
    <w:rsid w:val="009A549D"/>
    <w:rsid w:val="009A5AF7"/>
    <w:rsid w:val="009A6F5D"/>
    <w:rsid w:val="009B2505"/>
    <w:rsid w:val="009B68E4"/>
    <w:rsid w:val="009C3547"/>
    <w:rsid w:val="009D20CB"/>
    <w:rsid w:val="009D3A47"/>
    <w:rsid w:val="009E1E55"/>
    <w:rsid w:val="009E208B"/>
    <w:rsid w:val="009E5879"/>
    <w:rsid w:val="009E5D33"/>
    <w:rsid w:val="009E7D19"/>
    <w:rsid w:val="009F25BA"/>
    <w:rsid w:val="009F74C0"/>
    <w:rsid w:val="00A04CDE"/>
    <w:rsid w:val="00A075B5"/>
    <w:rsid w:val="00A077A2"/>
    <w:rsid w:val="00A15546"/>
    <w:rsid w:val="00A160CE"/>
    <w:rsid w:val="00A21ED9"/>
    <w:rsid w:val="00A25783"/>
    <w:rsid w:val="00A277F8"/>
    <w:rsid w:val="00A3578E"/>
    <w:rsid w:val="00A50EA6"/>
    <w:rsid w:val="00A53711"/>
    <w:rsid w:val="00A60560"/>
    <w:rsid w:val="00A62883"/>
    <w:rsid w:val="00A653ED"/>
    <w:rsid w:val="00A6556D"/>
    <w:rsid w:val="00A67473"/>
    <w:rsid w:val="00A750BF"/>
    <w:rsid w:val="00A84304"/>
    <w:rsid w:val="00A86EC2"/>
    <w:rsid w:val="00A934FC"/>
    <w:rsid w:val="00A93C1F"/>
    <w:rsid w:val="00A94057"/>
    <w:rsid w:val="00A95AA2"/>
    <w:rsid w:val="00A96652"/>
    <w:rsid w:val="00A977F8"/>
    <w:rsid w:val="00A97847"/>
    <w:rsid w:val="00AA49BB"/>
    <w:rsid w:val="00AB41EF"/>
    <w:rsid w:val="00AB70C9"/>
    <w:rsid w:val="00AB7FFA"/>
    <w:rsid w:val="00AC09B0"/>
    <w:rsid w:val="00AC3589"/>
    <w:rsid w:val="00AD1DC1"/>
    <w:rsid w:val="00AD3E07"/>
    <w:rsid w:val="00AD60CD"/>
    <w:rsid w:val="00AD69DA"/>
    <w:rsid w:val="00AE1FCD"/>
    <w:rsid w:val="00AF06CF"/>
    <w:rsid w:val="00AF2A7B"/>
    <w:rsid w:val="00AF5805"/>
    <w:rsid w:val="00B0167B"/>
    <w:rsid w:val="00B10296"/>
    <w:rsid w:val="00B10CA4"/>
    <w:rsid w:val="00B1100C"/>
    <w:rsid w:val="00B12290"/>
    <w:rsid w:val="00B15161"/>
    <w:rsid w:val="00B15717"/>
    <w:rsid w:val="00B162CA"/>
    <w:rsid w:val="00B17934"/>
    <w:rsid w:val="00B21D41"/>
    <w:rsid w:val="00B22D4E"/>
    <w:rsid w:val="00B26407"/>
    <w:rsid w:val="00B264CD"/>
    <w:rsid w:val="00B26BF1"/>
    <w:rsid w:val="00B30766"/>
    <w:rsid w:val="00B36F73"/>
    <w:rsid w:val="00B3712F"/>
    <w:rsid w:val="00B41888"/>
    <w:rsid w:val="00B45E08"/>
    <w:rsid w:val="00B46FEC"/>
    <w:rsid w:val="00B51E26"/>
    <w:rsid w:val="00B52491"/>
    <w:rsid w:val="00B538C2"/>
    <w:rsid w:val="00B56EFB"/>
    <w:rsid w:val="00B64EDE"/>
    <w:rsid w:val="00B714F2"/>
    <w:rsid w:val="00B72100"/>
    <w:rsid w:val="00B73D05"/>
    <w:rsid w:val="00B76DCC"/>
    <w:rsid w:val="00B776A7"/>
    <w:rsid w:val="00B84BC3"/>
    <w:rsid w:val="00B86E95"/>
    <w:rsid w:val="00B870BD"/>
    <w:rsid w:val="00B87780"/>
    <w:rsid w:val="00B90AAA"/>
    <w:rsid w:val="00B915A4"/>
    <w:rsid w:val="00B920BE"/>
    <w:rsid w:val="00B94A7B"/>
    <w:rsid w:val="00B950CB"/>
    <w:rsid w:val="00BA5038"/>
    <w:rsid w:val="00BB4487"/>
    <w:rsid w:val="00BB614E"/>
    <w:rsid w:val="00BB6168"/>
    <w:rsid w:val="00BB6A9E"/>
    <w:rsid w:val="00BC0829"/>
    <w:rsid w:val="00BC0E06"/>
    <w:rsid w:val="00BC36AE"/>
    <w:rsid w:val="00BC3ED1"/>
    <w:rsid w:val="00BC4E7A"/>
    <w:rsid w:val="00BC7ED4"/>
    <w:rsid w:val="00BD1326"/>
    <w:rsid w:val="00BD3CA2"/>
    <w:rsid w:val="00BD78E3"/>
    <w:rsid w:val="00BE3EF5"/>
    <w:rsid w:val="00BE508F"/>
    <w:rsid w:val="00BE57A3"/>
    <w:rsid w:val="00BE5B98"/>
    <w:rsid w:val="00BE6886"/>
    <w:rsid w:val="00BE6A51"/>
    <w:rsid w:val="00BE7ECC"/>
    <w:rsid w:val="00BF0ACB"/>
    <w:rsid w:val="00BF1D90"/>
    <w:rsid w:val="00BF50E4"/>
    <w:rsid w:val="00C039C4"/>
    <w:rsid w:val="00C1299A"/>
    <w:rsid w:val="00C129C2"/>
    <w:rsid w:val="00C149A7"/>
    <w:rsid w:val="00C167B1"/>
    <w:rsid w:val="00C21B6A"/>
    <w:rsid w:val="00C22601"/>
    <w:rsid w:val="00C24070"/>
    <w:rsid w:val="00C24E92"/>
    <w:rsid w:val="00C334D7"/>
    <w:rsid w:val="00C33B84"/>
    <w:rsid w:val="00C404FF"/>
    <w:rsid w:val="00C417C3"/>
    <w:rsid w:val="00C430AD"/>
    <w:rsid w:val="00C43DEE"/>
    <w:rsid w:val="00C455F6"/>
    <w:rsid w:val="00C479AB"/>
    <w:rsid w:val="00C537A8"/>
    <w:rsid w:val="00C5459E"/>
    <w:rsid w:val="00C57845"/>
    <w:rsid w:val="00C72CDE"/>
    <w:rsid w:val="00C73300"/>
    <w:rsid w:val="00C76CB1"/>
    <w:rsid w:val="00C83101"/>
    <w:rsid w:val="00C8659E"/>
    <w:rsid w:val="00C9101F"/>
    <w:rsid w:val="00C92F20"/>
    <w:rsid w:val="00C94BC4"/>
    <w:rsid w:val="00C965B9"/>
    <w:rsid w:val="00CA0AFA"/>
    <w:rsid w:val="00CA20C8"/>
    <w:rsid w:val="00CA3C52"/>
    <w:rsid w:val="00CA4F92"/>
    <w:rsid w:val="00CB1849"/>
    <w:rsid w:val="00CC3674"/>
    <w:rsid w:val="00CC4AFD"/>
    <w:rsid w:val="00CD08CC"/>
    <w:rsid w:val="00CD2337"/>
    <w:rsid w:val="00CE0188"/>
    <w:rsid w:val="00CE58F3"/>
    <w:rsid w:val="00CE5E72"/>
    <w:rsid w:val="00CE678E"/>
    <w:rsid w:val="00CF17AA"/>
    <w:rsid w:val="00CF4295"/>
    <w:rsid w:val="00CF6606"/>
    <w:rsid w:val="00D00E7A"/>
    <w:rsid w:val="00D04D1F"/>
    <w:rsid w:val="00D109B1"/>
    <w:rsid w:val="00D10E0F"/>
    <w:rsid w:val="00D146AF"/>
    <w:rsid w:val="00D1699A"/>
    <w:rsid w:val="00D2296A"/>
    <w:rsid w:val="00D23E8F"/>
    <w:rsid w:val="00D258A3"/>
    <w:rsid w:val="00D301EB"/>
    <w:rsid w:val="00D40DA4"/>
    <w:rsid w:val="00D41435"/>
    <w:rsid w:val="00D43F5C"/>
    <w:rsid w:val="00D43FCD"/>
    <w:rsid w:val="00D44C17"/>
    <w:rsid w:val="00D51D95"/>
    <w:rsid w:val="00D550B1"/>
    <w:rsid w:val="00D648AA"/>
    <w:rsid w:val="00D64DDB"/>
    <w:rsid w:val="00D67052"/>
    <w:rsid w:val="00D72218"/>
    <w:rsid w:val="00D7582B"/>
    <w:rsid w:val="00D7739F"/>
    <w:rsid w:val="00D86FA8"/>
    <w:rsid w:val="00D87DC0"/>
    <w:rsid w:val="00D903F2"/>
    <w:rsid w:val="00D938D0"/>
    <w:rsid w:val="00D9729E"/>
    <w:rsid w:val="00DA0D7E"/>
    <w:rsid w:val="00DA5178"/>
    <w:rsid w:val="00DB0C7E"/>
    <w:rsid w:val="00DB271B"/>
    <w:rsid w:val="00DB4888"/>
    <w:rsid w:val="00DB4F83"/>
    <w:rsid w:val="00DC4141"/>
    <w:rsid w:val="00DC6777"/>
    <w:rsid w:val="00DC74D5"/>
    <w:rsid w:val="00DD07A2"/>
    <w:rsid w:val="00DD43FB"/>
    <w:rsid w:val="00DD4C8E"/>
    <w:rsid w:val="00DD5820"/>
    <w:rsid w:val="00DD74E0"/>
    <w:rsid w:val="00DE164B"/>
    <w:rsid w:val="00DE3E5A"/>
    <w:rsid w:val="00DE7142"/>
    <w:rsid w:val="00DE7A0F"/>
    <w:rsid w:val="00DF0CC3"/>
    <w:rsid w:val="00DF18B2"/>
    <w:rsid w:val="00DF26EF"/>
    <w:rsid w:val="00DF2D29"/>
    <w:rsid w:val="00DF713C"/>
    <w:rsid w:val="00DF78A4"/>
    <w:rsid w:val="00E04328"/>
    <w:rsid w:val="00E04923"/>
    <w:rsid w:val="00E05D54"/>
    <w:rsid w:val="00E05DB9"/>
    <w:rsid w:val="00E11D5C"/>
    <w:rsid w:val="00E17B93"/>
    <w:rsid w:val="00E20BFD"/>
    <w:rsid w:val="00E21DEF"/>
    <w:rsid w:val="00E2687C"/>
    <w:rsid w:val="00E306FB"/>
    <w:rsid w:val="00E3188D"/>
    <w:rsid w:val="00E34D9B"/>
    <w:rsid w:val="00E361DF"/>
    <w:rsid w:val="00E37C22"/>
    <w:rsid w:val="00E40F7D"/>
    <w:rsid w:val="00E42CD7"/>
    <w:rsid w:val="00E45944"/>
    <w:rsid w:val="00E47EE2"/>
    <w:rsid w:val="00E5017A"/>
    <w:rsid w:val="00E5038F"/>
    <w:rsid w:val="00E51154"/>
    <w:rsid w:val="00E5296A"/>
    <w:rsid w:val="00E60D0B"/>
    <w:rsid w:val="00E617D9"/>
    <w:rsid w:val="00E6549F"/>
    <w:rsid w:val="00E71961"/>
    <w:rsid w:val="00E71B83"/>
    <w:rsid w:val="00E73DD4"/>
    <w:rsid w:val="00E83818"/>
    <w:rsid w:val="00E85D34"/>
    <w:rsid w:val="00E87819"/>
    <w:rsid w:val="00E977E6"/>
    <w:rsid w:val="00E97C76"/>
    <w:rsid w:val="00EA0A1C"/>
    <w:rsid w:val="00EA1DE4"/>
    <w:rsid w:val="00EA3F1F"/>
    <w:rsid w:val="00EA421E"/>
    <w:rsid w:val="00EA4845"/>
    <w:rsid w:val="00EA76EB"/>
    <w:rsid w:val="00EB2635"/>
    <w:rsid w:val="00EB7A4F"/>
    <w:rsid w:val="00EC22D1"/>
    <w:rsid w:val="00EC776D"/>
    <w:rsid w:val="00ED0BE2"/>
    <w:rsid w:val="00ED16E7"/>
    <w:rsid w:val="00ED6097"/>
    <w:rsid w:val="00ED7AAC"/>
    <w:rsid w:val="00EE2718"/>
    <w:rsid w:val="00EE638A"/>
    <w:rsid w:val="00EF5FB7"/>
    <w:rsid w:val="00F02DBC"/>
    <w:rsid w:val="00F07937"/>
    <w:rsid w:val="00F14114"/>
    <w:rsid w:val="00F147C2"/>
    <w:rsid w:val="00F2687F"/>
    <w:rsid w:val="00F271C6"/>
    <w:rsid w:val="00F27720"/>
    <w:rsid w:val="00F36BF5"/>
    <w:rsid w:val="00F36E8A"/>
    <w:rsid w:val="00F468E7"/>
    <w:rsid w:val="00F47318"/>
    <w:rsid w:val="00F54923"/>
    <w:rsid w:val="00F55B86"/>
    <w:rsid w:val="00F56251"/>
    <w:rsid w:val="00F56768"/>
    <w:rsid w:val="00F579FB"/>
    <w:rsid w:val="00F60255"/>
    <w:rsid w:val="00F6037B"/>
    <w:rsid w:val="00F620C9"/>
    <w:rsid w:val="00F62199"/>
    <w:rsid w:val="00F6391A"/>
    <w:rsid w:val="00F64EFA"/>
    <w:rsid w:val="00F712DC"/>
    <w:rsid w:val="00F724CF"/>
    <w:rsid w:val="00F72D87"/>
    <w:rsid w:val="00F77B44"/>
    <w:rsid w:val="00F80D9C"/>
    <w:rsid w:val="00F83C70"/>
    <w:rsid w:val="00F85879"/>
    <w:rsid w:val="00F86210"/>
    <w:rsid w:val="00F86CC1"/>
    <w:rsid w:val="00F94120"/>
    <w:rsid w:val="00F94605"/>
    <w:rsid w:val="00F94617"/>
    <w:rsid w:val="00F9650C"/>
    <w:rsid w:val="00FA102A"/>
    <w:rsid w:val="00FA3B84"/>
    <w:rsid w:val="00FA3EA7"/>
    <w:rsid w:val="00FA70D6"/>
    <w:rsid w:val="00FA7AEF"/>
    <w:rsid w:val="00FB2735"/>
    <w:rsid w:val="00FB4420"/>
    <w:rsid w:val="00FC1B46"/>
    <w:rsid w:val="00FC1E3A"/>
    <w:rsid w:val="00FC7446"/>
    <w:rsid w:val="00FD23A9"/>
    <w:rsid w:val="00FD3CAD"/>
    <w:rsid w:val="00FD47A6"/>
    <w:rsid w:val="00FD5624"/>
    <w:rsid w:val="00FD79D0"/>
    <w:rsid w:val="00FE6107"/>
    <w:rsid w:val="00FF09F4"/>
    <w:rsid w:val="00FF15C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510725836">
      <w:bodyDiv w:val="1"/>
      <w:marLeft w:val="0"/>
      <w:marRight w:val="0"/>
      <w:marTop w:val="0"/>
      <w:marBottom w:val="0"/>
      <w:divBdr>
        <w:top w:val="none" w:sz="0" w:space="0" w:color="auto"/>
        <w:left w:val="none" w:sz="0" w:space="0" w:color="auto"/>
        <w:bottom w:val="none" w:sz="0" w:space="0" w:color="auto"/>
        <w:right w:val="none" w:sz="0" w:space="0" w:color="auto"/>
      </w:divBdr>
    </w:div>
    <w:div w:id="549147088">
      <w:bodyDiv w:val="1"/>
      <w:marLeft w:val="0"/>
      <w:marRight w:val="0"/>
      <w:marTop w:val="0"/>
      <w:marBottom w:val="0"/>
      <w:divBdr>
        <w:top w:val="none" w:sz="0" w:space="0" w:color="auto"/>
        <w:left w:val="none" w:sz="0" w:space="0" w:color="auto"/>
        <w:bottom w:val="none" w:sz="0" w:space="0" w:color="auto"/>
        <w:right w:val="none" w:sz="0" w:space="0" w:color="auto"/>
      </w:divBdr>
    </w:div>
    <w:div w:id="553859011">
      <w:bodyDiv w:val="1"/>
      <w:marLeft w:val="0"/>
      <w:marRight w:val="0"/>
      <w:marTop w:val="0"/>
      <w:marBottom w:val="0"/>
      <w:divBdr>
        <w:top w:val="none" w:sz="0" w:space="0" w:color="auto"/>
        <w:left w:val="none" w:sz="0" w:space="0" w:color="auto"/>
        <w:bottom w:val="none" w:sz="0" w:space="0" w:color="auto"/>
        <w:right w:val="none" w:sz="0" w:space="0" w:color="auto"/>
      </w:divBdr>
      <w:divsChild>
        <w:div w:id="321011751">
          <w:marLeft w:val="0"/>
          <w:marRight w:val="0"/>
          <w:marTop w:val="0"/>
          <w:marBottom w:val="0"/>
          <w:divBdr>
            <w:top w:val="none" w:sz="0" w:space="0" w:color="auto"/>
            <w:left w:val="none" w:sz="0" w:space="0" w:color="auto"/>
            <w:bottom w:val="none" w:sz="0" w:space="0" w:color="auto"/>
            <w:right w:val="none" w:sz="0" w:space="0" w:color="auto"/>
          </w:divBdr>
          <w:divsChild>
            <w:div w:id="1295061264">
              <w:marLeft w:val="0"/>
              <w:marRight w:val="0"/>
              <w:marTop w:val="0"/>
              <w:marBottom w:val="0"/>
              <w:divBdr>
                <w:top w:val="none" w:sz="0" w:space="0" w:color="auto"/>
                <w:left w:val="none" w:sz="0" w:space="0" w:color="auto"/>
                <w:bottom w:val="none" w:sz="0" w:space="0" w:color="auto"/>
                <w:right w:val="none" w:sz="0" w:space="0" w:color="auto"/>
              </w:divBdr>
              <w:divsChild>
                <w:div w:id="1123773560">
                  <w:marLeft w:val="0"/>
                  <w:marRight w:val="0"/>
                  <w:marTop w:val="0"/>
                  <w:marBottom w:val="0"/>
                  <w:divBdr>
                    <w:top w:val="none" w:sz="0" w:space="0" w:color="auto"/>
                    <w:left w:val="none" w:sz="0" w:space="0" w:color="auto"/>
                    <w:bottom w:val="none" w:sz="0" w:space="0" w:color="auto"/>
                    <w:right w:val="none" w:sz="0" w:space="0" w:color="auto"/>
                  </w:divBdr>
                  <w:divsChild>
                    <w:div w:id="1762097794">
                      <w:marLeft w:val="0"/>
                      <w:marRight w:val="0"/>
                      <w:marTop w:val="0"/>
                      <w:marBottom w:val="0"/>
                      <w:divBdr>
                        <w:top w:val="none" w:sz="0" w:space="0" w:color="auto"/>
                        <w:left w:val="none" w:sz="0" w:space="0" w:color="auto"/>
                        <w:bottom w:val="none" w:sz="0" w:space="0" w:color="auto"/>
                        <w:right w:val="none" w:sz="0" w:space="0" w:color="auto"/>
                      </w:divBdr>
                    </w:div>
                    <w:div w:id="2080245133">
                      <w:marLeft w:val="0"/>
                      <w:marRight w:val="0"/>
                      <w:marTop w:val="0"/>
                      <w:marBottom w:val="0"/>
                      <w:divBdr>
                        <w:top w:val="none" w:sz="0" w:space="0" w:color="auto"/>
                        <w:left w:val="none" w:sz="0" w:space="0" w:color="auto"/>
                        <w:bottom w:val="none" w:sz="0" w:space="0" w:color="auto"/>
                        <w:right w:val="none" w:sz="0" w:space="0" w:color="auto"/>
                      </w:divBdr>
                    </w:div>
                    <w:div w:id="1871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01659">
      <w:bodyDiv w:val="1"/>
      <w:marLeft w:val="0"/>
      <w:marRight w:val="0"/>
      <w:marTop w:val="0"/>
      <w:marBottom w:val="0"/>
      <w:divBdr>
        <w:top w:val="none" w:sz="0" w:space="0" w:color="auto"/>
        <w:left w:val="none" w:sz="0" w:space="0" w:color="auto"/>
        <w:bottom w:val="none" w:sz="0" w:space="0" w:color="auto"/>
        <w:right w:val="none" w:sz="0" w:space="0" w:color="auto"/>
      </w:divBdr>
    </w:div>
    <w:div w:id="649091514">
      <w:bodyDiv w:val="1"/>
      <w:marLeft w:val="0"/>
      <w:marRight w:val="0"/>
      <w:marTop w:val="0"/>
      <w:marBottom w:val="0"/>
      <w:divBdr>
        <w:top w:val="none" w:sz="0" w:space="0" w:color="auto"/>
        <w:left w:val="none" w:sz="0" w:space="0" w:color="auto"/>
        <w:bottom w:val="none" w:sz="0" w:space="0" w:color="auto"/>
        <w:right w:val="none" w:sz="0" w:space="0" w:color="auto"/>
      </w:divBdr>
    </w:div>
    <w:div w:id="668025947">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0947889">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75449052">
      <w:bodyDiv w:val="1"/>
      <w:marLeft w:val="0"/>
      <w:marRight w:val="0"/>
      <w:marTop w:val="0"/>
      <w:marBottom w:val="0"/>
      <w:divBdr>
        <w:top w:val="none" w:sz="0" w:space="0" w:color="auto"/>
        <w:left w:val="none" w:sz="0" w:space="0" w:color="auto"/>
        <w:bottom w:val="none" w:sz="0" w:space="0" w:color="auto"/>
        <w:right w:val="none" w:sz="0" w:space="0" w:color="auto"/>
      </w:divBdr>
      <w:divsChild>
        <w:div w:id="234247857">
          <w:marLeft w:val="0"/>
          <w:marRight w:val="0"/>
          <w:marTop w:val="0"/>
          <w:marBottom w:val="48"/>
          <w:divBdr>
            <w:top w:val="none" w:sz="0" w:space="0" w:color="auto"/>
            <w:left w:val="none" w:sz="0" w:space="0" w:color="auto"/>
            <w:bottom w:val="none" w:sz="0" w:space="0" w:color="auto"/>
            <w:right w:val="none" w:sz="0" w:space="0" w:color="auto"/>
          </w:divBdr>
        </w:div>
        <w:div w:id="1585728085">
          <w:marLeft w:val="0"/>
          <w:marRight w:val="0"/>
          <w:marTop w:val="0"/>
          <w:marBottom w:val="48"/>
          <w:divBdr>
            <w:top w:val="none" w:sz="0" w:space="0" w:color="auto"/>
            <w:left w:val="none" w:sz="0" w:space="0" w:color="auto"/>
            <w:bottom w:val="none" w:sz="0" w:space="0" w:color="auto"/>
            <w:right w:val="none" w:sz="0" w:space="0" w:color="auto"/>
          </w:divBdr>
        </w:div>
        <w:div w:id="1075934429">
          <w:marLeft w:val="0"/>
          <w:marRight w:val="0"/>
          <w:marTop w:val="0"/>
          <w:marBottom w:val="48"/>
          <w:divBdr>
            <w:top w:val="none" w:sz="0" w:space="0" w:color="auto"/>
            <w:left w:val="none" w:sz="0" w:space="0" w:color="auto"/>
            <w:bottom w:val="none" w:sz="0" w:space="0" w:color="auto"/>
            <w:right w:val="none" w:sz="0" w:space="0" w:color="auto"/>
          </w:divBdr>
        </w:div>
        <w:div w:id="1914387765">
          <w:marLeft w:val="0"/>
          <w:marRight w:val="0"/>
          <w:marTop w:val="0"/>
          <w:marBottom w:val="48"/>
          <w:divBdr>
            <w:top w:val="none" w:sz="0" w:space="0" w:color="auto"/>
            <w:left w:val="none" w:sz="0" w:space="0" w:color="auto"/>
            <w:bottom w:val="none" w:sz="0" w:space="0" w:color="auto"/>
            <w:right w:val="none" w:sz="0" w:space="0" w:color="auto"/>
          </w:divBdr>
        </w:div>
      </w:divsChild>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50615747">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16489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333482796">
      <w:bodyDiv w:val="1"/>
      <w:marLeft w:val="0"/>
      <w:marRight w:val="0"/>
      <w:marTop w:val="0"/>
      <w:marBottom w:val="0"/>
      <w:divBdr>
        <w:top w:val="none" w:sz="0" w:space="0" w:color="auto"/>
        <w:left w:val="none" w:sz="0" w:space="0" w:color="auto"/>
        <w:bottom w:val="none" w:sz="0" w:space="0" w:color="auto"/>
        <w:right w:val="none" w:sz="0" w:space="0" w:color="auto"/>
      </w:divBdr>
    </w:div>
    <w:div w:id="1385955497">
      <w:bodyDiv w:val="1"/>
      <w:marLeft w:val="0"/>
      <w:marRight w:val="0"/>
      <w:marTop w:val="0"/>
      <w:marBottom w:val="0"/>
      <w:divBdr>
        <w:top w:val="none" w:sz="0" w:space="0" w:color="auto"/>
        <w:left w:val="none" w:sz="0" w:space="0" w:color="auto"/>
        <w:bottom w:val="none" w:sz="0" w:space="0" w:color="auto"/>
        <w:right w:val="none" w:sz="0" w:space="0" w:color="auto"/>
      </w:divBdr>
      <w:divsChild>
        <w:div w:id="1162812847">
          <w:marLeft w:val="240"/>
          <w:marRight w:val="0"/>
          <w:marTop w:val="0"/>
          <w:marBottom w:val="0"/>
          <w:divBdr>
            <w:top w:val="none" w:sz="0" w:space="0" w:color="auto"/>
            <w:left w:val="none" w:sz="0" w:space="0" w:color="auto"/>
            <w:bottom w:val="none" w:sz="0" w:space="0" w:color="auto"/>
            <w:right w:val="none" w:sz="0" w:space="0" w:color="auto"/>
          </w:divBdr>
          <w:divsChild>
            <w:div w:id="1902401631">
              <w:marLeft w:val="0"/>
              <w:marRight w:val="0"/>
              <w:marTop w:val="0"/>
              <w:marBottom w:val="48"/>
              <w:divBdr>
                <w:top w:val="none" w:sz="0" w:space="0" w:color="auto"/>
                <w:left w:val="none" w:sz="0" w:space="0" w:color="auto"/>
                <w:bottom w:val="none" w:sz="0" w:space="0" w:color="auto"/>
                <w:right w:val="none" w:sz="0" w:space="0" w:color="auto"/>
              </w:divBdr>
            </w:div>
          </w:divsChild>
        </w:div>
        <w:div w:id="2108575014">
          <w:marLeft w:val="240"/>
          <w:marRight w:val="0"/>
          <w:marTop w:val="0"/>
          <w:marBottom w:val="48"/>
          <w:divBdr>
            <w:top w:val="none" w:sz="0" w:space="0" w:color="auto"/>
            <w:left w:val="none" w:sz="0" w:space="0" w:color="auto"/>
            <w:bottom w:val="none" w:sz="0" w:space="0" w:color="auto"/>
            <w:right w:val="none" w:sz="0" w:space="0" w:color="auto"/>
          </w:divBdr>
          <w:divsChild>
            <w:div w:id="1338338185">
              <w:marLeft w:val="0"/>
              <w:marRight w:val="0"/>
              <w:marTop w:val="0"/>
              <w:marBottom w:val="0"/>
              <w:divBdr>
                <w:top w:val="none" w:sz="0" w:space="0" w:color="auto"/>
                <w:left w:val="none" w:sz="0" w:space="0" w:color="auto"/>
                <w:bottom w:val="none" w:sz="0" w:space="0" w:color="auto"/>
                <w:right w:val="none" w:sz="0" w:space="0" w:color="auto"/>
              </w:divBdr>
            </w:div>
          </w:divsChild>
        </w:div>
        <w:div w:id="300696186">
          <w:marLeft w:val="240"/>
          <w:marRight w:val="0"/>
          <w:marTop w:val="0"/>
          <w:marBottom w:val="0"/>
          <w:divBdr>
            <w:top w:val="none" w:sz="0" w:space="0" w:color="auto"/>
            <w:left w:val="none" w:sz="0" w:space="0" w:color="auto"/>
            <w:bottom w:val="none" w:sz="0" w:space="0" w:color="auto"/>
            <w:right w:val="none" w:sz="0" w:space="0" w:color="auto"/>
          </w:divBdr>
          <w:divsChild>
            <w:div w:id="1007027419">
              <w:marLeft w:val="0"/>
              <w:marRight w:val="0"/>
              <w:marTop w:val="0"/>
              <w:marBottom w:val="48"/>
              <w:divBdr>
                <w:top w:val="none" w:sz="0" w:space="0" w:color="auto"/>
                <w:left w:val="none" w:sz="0" w:space="0" w:color="auto"/>
                <w:bottom w:val="none" w:sz="0" w:space="0" w:color="auto"/>
                <w:right w:val="none" w:sz="0" w:space="0" w:color="auto"/>
              </w:divBdr>
            </w:div>
            <w:div w:id="1260719363">
              <w:marLeft w:val="0"/>
              <w:marRight w:val="0"/>
              <w:marTop w:val="0"/>
              <w:marBottom w:val="48"/>
              <w:divBdr>
                <w:top w:val="none" w:sz="0" w:space="0" w:color="auto"/>
                <w:left w:val="none" w:sz="0" w:space="0" w:color="auto"/>
                <w:bottom w:val="none" w:sz="0" w:space="0" w:color="auto"/>
                <w:right w:val="none" w:sz="0" w:space="0" w:color="auto"/>
              </w:divBdr>
            </w:div>
            <w:div w:id="1147864718">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13174222">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34354014">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25720182">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096777612">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oleObject" Target="embeddings/oleObject5.bin"/><Relationship Id="rId10" Type="http://schemas.openxmlformats.org/officeDocument/2006/relationships/image" Target="media/image2.jpg"/><Relationship Id="rId19" Type="http://schemas.openxmlformats.org/officeDocument/2006/relationships/image" Target="media/image11.emf"/><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lazos.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44C28-EB13-44D4-9267-2E7F46E57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5035</TotalTime>
  <Pages>124</Pages>
  <Words>17149</Words>
  <Characters>94321</Characters>
  <Application>Microsoft Office Word</Application>
  <DocSecurity>0</DocSecurity>
  <Lines>786</Lines>
  <Paragraphs>222</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111248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dc:creator>Tracy</dc:creator>
  <cp:lastModifiedBy>Tracy</cp:lastModifiedBy>
  <cp:revision>155</cp:revision>
  <dcterms:created xsi:type="dcterms:W3CDTF">2013-06-17T00:26:00Z</dcterms:created>
  <dcterms:modified xsi:type="dcterms:W3CDTF">2013-11-18T17:20:00Z</dcterms:modified>
</cp:coreProperties>
</file>